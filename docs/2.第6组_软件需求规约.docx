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60"/>
        <w:gridCol w:w="7148"/>
      </w:tblGrid>
      <w:tr w:rsidR="004173D8" w14:paraId="3BAE2AC9" w14:textId="77777777">
        <w:trPr>
          <w:trHeight w:val="2700"/>
        </w:trPr>
        <w:tc>
          <w:tcPr>
            <w:tcW w:w="1960" w:type="dxa"/>
            <w:shd w:val="clear" w:color="auto" w:fill="CCCCCC"/>
          </w:tcPr>
          <w:p w14:paraId="5887AD4C" w14:textId="77777777" w:rsidR="004173D8" w:rsidRDefault="004173D8">
            <w:pPr>
              <w:ind w:right="100"/>
              <w:rPr>
                <w:b/>
              </w:rPr>
            </w:pPr>
          </w:p>
        </w:tc>
        <w:tc>
          <w:tcPr>
            <w:tcW w:w="7148" w:type="dxa"/>
          </w:tcPr>
          <w:tbl>
            <w:tblPr>
              <w:tblpPr w:leftFromText="180" w:rightFromText="180" w:vertAnchor="text" w:horzAnchor="margin" w:tblpY="-231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35"/>
              <w:gridCol w:w="1980"/>
            </w:tblGrid>
            <w:tr w:rsidR="004173D8" w14:paraId="16CBB4B5" w14:textId="77777777">
              <w:tc>
                <w:tcPr>
                  <w:tcW w:w="1435" w:type="dxa"/>
                </w:tcPr>
                <w:p w14:paraId="681023C9" w14:textId="77777777" w:rsidR="004173D8" w:rsidRDefault="00C2593E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卷</w:t>
                  </w:r>
                  <w:r>
                    <w:rPr>
                      <w:rFonts w:hint="eastAsia"/>
                      <w:b/>
                    </w:rPr>
                    <w:t xml:space="preserve">    </w:t>
                  </w:r>
                  <w:r>
                    <w:rPr>
                      <w:rFonts w:hint="eastAsia"/>
                      <w:b/>
                    </w:rPr>
                    <w:t>号</w:t>
                  </w:r>
                </w:p>
              </w:tc>
              <w:tc>
                <w:tcPr>
                  <w:tcW w:w="1980" w:type="dxa"/>
                </w:tcPr>
                <w:p w14:paraId="4E39B46E" w14:textId="77777777" w:rsidR="004173D8" w:rsidRDefault="004173D8">
                  <w:pPr>
                    <w:rPr>
                      <w:b/>
                    </w:rPr>
                  </w:pPr>
                </w:p>
              </w:tc>
            </w:tr>
            <w:tr w:rsidR="004173D8" w14:paraId="5101B6D1" w14:textId="77777777">
              <w:trPr>
                <w:trHeight w:val="351"/>
              </w:trPr>
              <w:tc>
                <w:tcPr>
                  <w:tcW w:w="1435" w:type="dxa"/>
                </w:tcPr>
                <w:p w14:paraId="1FE047F1" w14:textId="77777777" w:rsidR="004173D8" w:rsidRDefault="00C2593E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卷内编号</w:t>
                  </w:r>
                </w:p>
              </w:tc>
              <w:tc>
                <w:tcPr>
                  <w:tcW w:w="1980" w:type="dxa"/>
                </w:tcPr>
                <w:p w14:paraId="7A34A743" w14:textId="77777777" w:rsidR="004173D8" w:rsidRDefault="004173D8">
                  <w:pPr>
                    <w:rPr>
                      <w:b/>
                    </w:rPr>
                  </w:pPr>
                </w:p>
              </w:tc>
            </w:tr>
            <w:tr w:rsidR="004173D8" w14:paraId="1EACB2C4" w14:textId="77777777">
              <w:tc>
                <w:tcPr>
                  <w:tcW w:w="1435" w:type="dxa"/>
                </w:tcPr>
                <w:p w14:paraId="49CF44F8" w14:textId="77777777" w:rsidR="004173D8" w:rsidRDefault="00C2593E">
                  <w:pPr>
                    <w:jc w:val="distribute"/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密</w:t>
                  </w:r>
                  <w:r>
                    <w:rPr>
                      <w:rFonts w:hint="eastAsia"/>
                      <w:b/>
                    </w:rPr>
                    <w:t xml:space="preserve">    </w:t>
                  </w:r>
                  <w:r>
                    <w:rPr>
                      <w:rFonts w:hint="eastAsia"/>
                      <w:b/>
                    </w:rPr>
                    <w:t>级</w:t>
                  </w:r>
                </w:p>
              </w:tc>
              <w:tc>
                <w:tcPr>
                  <w:tcW w:w="1980" w:type="dxa"/>
                </w:tcPr>
                <w:p w14:paraId="2F95BE27" w14:textId="77777777" w:rsidR="004173D8" w:rsidRDefault="004173D8">
                  <w:pPr>
                    <w:rPr>
                      <w:b/>
                    </w:rPr>
                  </w:pPr>
                </w:p>
              </w:tc>
            </w:tr>
          </w:tbl>
          <w:p w14:paraId="6252BF73" w14:textId="77777777" w:rsidR="004173D8" w:rsidRDefault="004173D8">
            <w:pPr>
              <w:ind w:right="100"/>
              <w:jc w:val="right"/>
              <w:rPr>
                <w:b/>
              </w:rPr>
            </w:pPr>
          </w:p>
          <w:p w14:paraId="1B878C1A" w14:textId="77777777" w:rsidR="004173D8" w:rsidRDefault="004173D8">
            <w:pPr>
              <w:ind w:right="100"/>
              <w:jc w:val="right"/>
              <w:rPr>
                <w:b/>
              </w:rPr>
            </w:pPr>
          </w:p>
          <w:p w14:paraId="3A167572" w14:textId="77777777" w:rsidR="004173D8" w:rsidRDefault="004173D8">
            <w:pPr>
              <w:ind w:right="100"/>
              <w:jc w:val="right"/>
              <w:rPr>
                <w:b/>
              </w:rPr>
            </w:pPr>
          </w:p>
          <w:p w14:paraId="0AA47281" w14:textId="77777777" w:rsidR="004173D8" w:rsidRDefault="004173D8">
            <w:pPr>
              <w:ind w:right="100"/>
              <w:jc w:val="right"/>
              <w:rPr>
                <w:b/>
              </w:rPr>
            </w:pPr>
          </w:p>
          <w:p w14:paraId="61C97B67" w14:textId="77777777" w:rsidR="004173D8" w:rsidRDefault="004173D8">
            <w:pPr>
              <w:ind w:right="100"/>
              <w:jc w:val="right"/>
              <w:rPr>
                <w:b/>
              </w:rPr>
            </w:pPr>
          </w:p>
          <w:p w14:paraId="099015A2" w14:textId="77777777" w:rsidR="004173D8" w:rsidRDefault="004173D8">
            <w:pPr>
              <w:ind w:right="100"/>
              <w:jc w:val="right"/>
              <w:rPr>
                <w:b/>
              </w:rPr>
            </w:pPr>
          </w:p>
          <w:p w14:paraId="779A9AF3" w14:textId="77777777" w:rsidR="004173D8" w:rsidRDefault="004173D8">
            <w:pPr>
              <w:ind w:right="100"/>
              <w:jc w:val="right"/>
              <w:rPr>
                <w:b/>
              </w:rPr>
            </w:pPr>
          </w:p>
          <w:p w14:paraId="013757D7" w14:textId="77777777" w:rsidR="004173D8" w:rsidRDefault="004173D8">
            <w:pPr>
              <w:ind w:right="100"/>
              <w:rPr>
                <w:b/>
              </w:rPr>
            </w:pPr>
          </w:p>
          <w:p w14:paraId="43317473" w14:textId="77777777" w:rsidR="004173D8" w:rsidRDefault="00C2593E">
            <w:pPr>
              <w:pStyle w:val="af1"/>
              <w:rPr>
                <w:sz w:val="24"/>
              </w:rPr>
            </w:pPr>
            <w:r>
              <w:rPr>
                <w:sz w:val="24"/>
              </w:rPr>
              <w:t>项目编号</w:t>
            </w:r>
            <w:r>
              <w:rPr>
                <w:sz w:val="24"/>
              </w:rPr>
              <w:t>:</w:t>
            </w:r>
            <w:r>
              <w:rPr>
                <w:rFonts w:hint="eastAsia"/>
                <w:sz w:val="24"/>
              </w:rPr>
              <w:t xml:space="preserve"> HD20221101V0001</w:t>
            </w:r>
          </w:p>
          <w:p w14:paraId="5B4D3319" w14:textId="77777777" w:rsidR="004173D8" w:rsidRDefault="00C2593E">
            <w:pPr>
              <w:pStyle w:val="af1"/>
              <w:rPr>
                <w:sz w:val="44"/>
                <w:lang w:eastAsia="zh"/>
              </w:rPr>
            </w:pPr>
            <w:r>
              <w:rPr>
                <w:rFonts w:hint="eastAsia"/>
                <w:sz w:val="44"/>
                <w:lang w:eastAsia="zh"/>
              </w:rPr>
              <w:t>上海美食大数据分析平台</w:t>
            </w:r>
          </w:p>
        </w:tc>
      </w:tr>
      <w:tr w:rsidR="004173D8" w14:paraId="194D91F5" w14:textId="77777777">
        <w:trPr>
          <w:cantSplit/>
          <w:trHeight w:val="7208"/>
        </w:trPr>
        <w:tc>
          <w:tcPr>
            <w:tcW w:w="1960" w:type="dxa"/>
            <w:vMerge w:val="restart"/>
            <w:shd w:val="clear" w:color="auto" w:fill="CCCCCC"/>
            <w:vAlign w:val="bottom"/>
          </w:tcPr>
          <w:p w14:paraId="23AC3FA8" w14:textId="77777777" w:rsidR="004173D8" w:rsidRDefault="00C2593E">
            <w:pPr>
              <w:pStyle w:val="af1"/>
              <w:jc w:val="both"/>
              <w:rPr>
                <w:b w:val="0"/>
                <w:sz w:val="21"/>
              </w:rPr>
            </w:pPr>
            <w:r>
              <w:rPr>
                <w:rFonts w:hint="eastAsia"/>
                <w:b w:val="0"/>
                <w:sz w:val="21"/>
              </w:rPr>
              <w:t>分类</w:t>
            </w:r>
            <w:r>
              <w:rPr>
                <w:rFonts w:hint="eastAsia"/>
                <w:b w:val="0"/>
                <w:sz w:val="21"/>
              </w:rPr>
              <w:t>:</w:t>
            </w:r>
            <w:r>
              <w:rPr>
                <w:b w:val="0"/>
                <w:sz w:val="21"/>
              </w:rPr>
              <w:fldChar w:fldCharType="begin"/>
            </w:r>
            <w:r>
              <w:rPr>
                <w:b w:val="0"/>
                <w:sz w:val="21"/>
              </w:rPr>
              <w:instrText xml:space="preserve"> DOCPROPERTY "Category"  \* MERGEFORMAT </w:instrText>
            </w:r>
            <w:r>
              <w:rPr>
                <w:b w:val="0"/>
                <w:sz w:val="21"/>
              </w:rPr>
              <w:fldChar w:fldCharType="separate"/>
            </w:r>
            <w:r>
              <w:rPr>
                <w:b w:val="0"/>
                <w:sz w:val="21"/>
              </w:rPr>
              <w:fldChar w:fldCharType="end"/>
            </w:r>
          </w:p>
          <w:p w14:paraId="2212D352" w14:textId="77777777" w:rsidR="004173D8" w:rsidRDefault="00C2593E">
            <w:pPr>
              <w:ind w:left="718" w:hangingChars="342" w:hanging="718"/>
              <w:jc w:val="both"/>
              <w:rPr>
                <w:sz w:val="21"/>
                <w:u w:val="single"/>
              </w:rPr>
            </w:pPr>
            <w:r>
              <w:rPr>
                <w:rFonts w:hint="eastAsia"/>
                <w:sz w:val="21"/>
              </w:rPr>
              <w:t>使用者</w:t>
            </w:r>
            <w:r>
              <w:rPr>
                <w:rFonts w:hint="eastAsia"/>
                <w:sz w:val="21"/>
              </w:rPr>
              <w:t>:</w:t>
            </w:r>
            <w:r>
              <w:rPr>
                <w:rFonts w:hint="eastAsia"/>
                <w:sz w:val="21"/>
              </w:rPr>
              <w:t>高级管理者、项目经理、项目组成员</w:t>
            </w:r>
          </w:p>
          <w:p w14:paraId="4741A89C" w14:textId="77777777" w:rsidR="004173D8" w:rsidRDefault="004173D8">
            <w:pPr>
              <w:ind w:left="684" w:hangingChars="342" w:hanging="684"/>
              <w:rPr>
                <w:rFonts w:ascii="宋体" w:hAnsi="宋体"/>
              </w:rPr>
            </w:pPr>
          </w:p>
          <w:p w14:paraId="3CEE4EE0" w14:textId="77777777" w:rsidR="004173D8" w:rsidRDefault="004173D8">
            <w:pPr>
              <w:ind w:left="684" w:hangingChars="342" w:hanging="684"/>
              <w:rPr>
                <w:rFonts w:ascii="宋体" w:hAnsi="宋体"/>
                <w:u w:val="single"/>
              </w:rPr>
            </w:pPr>
          </w:p>
          <w:p w14:paraId="1D54B7ED" w14:textId="77777777" w:rsidR="004173D8" w:rsidRDefault="004173D8">
            <w:pPr>
              <w:rPr>
                <w:rFonts w:ascii="宋体" w:hAnsi="宋体"/>
              </w:rPr>
            </w:pPr>
          </w:p>
        </w:tc>
        <w:tc>
          <w:tcPr>
            <w:tcW w:w="7148" w:type="dxa"/>
          </w:tcPr>
          <w:p w14:paraId="5620BCB0" w14:textId="77777777" w:rsidR="004173D8" w:rsidRDefault="004173D8">
            <w:pPr>
              <w:pStyle w:val="a5"/>
              <w:rPr>
                <w:sz w:val="10"/>
              </w:rPr>
            </w:pPr>
          </w:p>
          <w:p w14:paraId="40F3919E" w14:textId="77777777" w:rsidR="004173D8" w:rsidRDefault="00C2593E">
            <w:pPr>
              <w:pStyle w:val="af1"/>
              <w:rPr>
                <w:sz w:val="52"/>
              </w:rPr>
            </w:pPr>
            <w:ins w:id="0" w:author="henry xiao" w:date="2002-07-24T15:05:00Z">
              <w:r>
                <w:rPr>
                  <w:sz w:val="52"/>
                </w:rPr>
                <w:fldChar w:fldCharType="begin"/>
              </w:r>
              <w:r>
                <w:rPr>
                  <w:sz w:val="52"/>
                </w:rPr>
                <w:instrText xml:space="preserve"> TITLE  \* MERGEFORMAT </w:instrText>
              </w:r>
            </w:ins>
            <w:r>
              <w:rPr>
                <w:sz w:val="52"/>
              </w:rPr>
              <w:fldChar w:fldCharType="separate"/>
            </w:r>
            <w:r>
              <w:rPr>
                <w:rFonts w:hint="eastAsia"/>
                <w:sz w:val="52"/>
              </w:rPr>
              <w:t>需求规约</w:t>
            </w:r>
            <w:ins w:id="1" w:author="henry xiao" w:date="2002-07-24T15:05:00Z">
              <w:r>
                <w:rPr>
                  <w:sz w:val="52"/>
                </w:rPr>
                <w:fldChar w:fldCharType="end"/>
              </w:r>
            </w:ins>
          </w:p>
          <w:p w14:paraId="5B262088" w14:textId="77777777" w:rsidR="004173D8" w:rsidRDefault="00C2593E">
            <w:pPr>
              <w:pStyle w:val="af1"/>
              <w:rPr>
                <w:sz w:val="24"/>
              </w:rPr>
            </w:pPr>
            <w:r>
              <w:rPr>
                <w:rFonts w:hint="eastAsia"/>
                <w:sz w:val="24"/>
              </w:rPr>
              <w:t>Version</w:t>
            </w:r>
            <w:r>
              <w:rPr>
                <w:sz w:val="24"/>
              </w:rPr>
              <w:t xml:space="preserve">: </w:t>
            </w:r>
            <w:r>
              <w:rPr>
                <w:rFonts w:hint="eastAsia"/>
                <w:sz w:val="24"/>
              </w:rPr>
              <w:t>2.0</w:t>
            </w:r>
          </w:p>
          <w:p w14:paraId="60BADBD8" w14:textId="77777777" w:rsidR="004173D8" w:rsidRDefault="004173D8">
            <w:pPr>
              <w:jc w:val="center"/>
              <w:rPr>
                <w:sz w:val="28"/>
              </w:rPr>
            </w:pPr>
          </w:p>
          <w:p w14:paraId="7B90D085" w14:textId="77777777" w:rsidR="004173D8" w:rsidRDefault="004173D8">
            <w:pPr>
              <w:jc w:val="center"/>
              <w:rPr>
                <w:sz w:val="28"/>
              </w:rPr>
            </w:pPr>
          </w:p>
          <w:p w14:paraId="7D9C8376" w14:textId="77777777" w:rsidR="004173D8" w:rsidRDefault="00C2593E">
            <w:pPr>
              <w:ind w:firstLineChars="200" w:firstLine="600"/>
              <w:outlineLvl w:val="0"/>
              <w:rPr>
                <w:rFonts w:ascii="KaiTi_GB2312" w:eastAsia="KaiTi_GB2312"/>
                <w:sz w:val="30"/>
              </w:rPr>
            </w:pPr>
            <w:r>
              <w:rPr>
                <w:rFonts w:ascii="KaiTi_GB2312" w:eastAsia="KaiTi_GB2312" w:hint="eastAsia"/>
                <w:sz w:val="30"/>
              </w:rPr>
              <w:t>项</w:t>
            </w:r>
            <w:r>
              <w:rPr>
                <w:rFonts w:ascii="KaiTi_GB2312" w:eastAsia="KaiTi_GB2312" w:hint="eastAsia"/>
                <w:sz w:val="30"/>
              </w:rPr>
              <w:t xml:space="preserve"> </w:t>
            </w:r>
            <w:r>
              <w:rPr>
                <w:rFonts w:ascii="KaiTi_GB2312" w:eastAsia="KaiTi_GB2312" w:hint="eastAsia"/>
                <w:sz w:val="30"/>
              </w:rPr>
              <w:t>目</w:t>
            </w:r>
            <w:r>
              <w:rPr>
                <w:rFonts w:ascii="KaiTi_GB2312" w:eastAsia="KaiTi_GB2312" w:hint="eastAsia"/>
                <w:sz w:val="30"/>
              </w:rPr>
              <w:t xml:space="preserve"> </w:t>
            </w:r>
            <w:r>
              <w:rPr>
                <w:rFonts w:ascii="KaiTi_GB2312" w:eastAsia="KaiTi_GB2312" w:hint="eastAsia"/>
                <w:sz w:val="30"/>
              </w:rPr>
              <w:t>承</w:t>
            </w:r>
            <w:r>
              <w:rPr>
                <w:rFonts w:ascii="KaiTi_GB2312" w:eastAsia="KaiTi_GB2312" w:hint="eastAsia"/>
                <w:sz w:val="30"/>
              </w:rPr>
              <w:t xml:space="preserve"> </w:t>
            </w:r>
            <w:r>
              <w:rPr>
                <w:rFonts w:ascii="KaiTi_GB2312" w:eastAsia="KaiTi_GB2312" w:hint="eastAsia"/>
                <w:sz w:val="30"/>
              </w:rPr>
              <w:t>担</w:t>
            </w:r>
            <w:r>
              <w:rPr>
                <w:rFonts w:ascii="KaiTi_GB2312" w:eastAsia="KaiTi_GB2312" w:hint="eastAsia"/>
                <w:sz w:val="30"/>
              </w:rPr>
              <w:t xml:space="preserve"> </w:t>
            </w:r>
            <w:r>
              <w:rPr>
                <w:rFonts w:ascii="KaiTi_GB2312" w:eastAsia="KaiTi_GB2312" w:hint="eastAsia"/>
                <w:sz w:val="30"/>
              </w:rPr>
              <w:t>部</w:t>
            </w:r>
            <w:r>
              <w:rPr>
                <w:rFonts w:ascii="KaiTi_GB2312" w:eastAsia="KaiTi_GB2312" w:hint="eastAsia"/>
                <w:sz w:val="30"/>
              </w:rPr>
              <w:t xml:space="preserve"> </w:t>
            </w:r>
            <w:r>
              <w:rPr>
                <w:rFonts w:ascii="KaiTi_GB2312" w:eastAsia="KaiTi_GB2312" w:hint="eastAsia"/>
                <w:sz w:val="30"/>
              </w:rPr>
              <w:t>门：</w:t>
            </w:r>
            <w:r>
              <w:rPr>
                <w:rFonts w:ascii="KaiTi_GB2312" w:eastAsia="KaiTi_GB2312" w:hint="eastAsia"/>
                <w:sz w:val="30"/>
                <w:lang w:eastAsia="zh"/>
              </w:rPr>
              <w:t>花地公司</w:t>
            </w:r>
            <w:r>
              <w:rPr>
                <w:rFonts w:ascii="KaiTi_GB2312" w:eastAsia="KaiTi_GB2312" w:hint="eastAsia"/>
                <w:sz w:val="30"/>
              </w:rPr>
              <w:t xml:space="preserve"> </w:t>
            </w:r>
          </w:p>
          <w:p w14:paraId="786C3D86" w14:textId="77777777" w:rsidR="004173D8" w:rsidRDefault="004173D8">
            <w:pPr>
              <w:ind w:firstLineChars="200" w:firstLine="600"/>
              <w:outlineLvl w:val="0"/>
              <w:rPr>
                <w:rFonts w:ascii="KaiTi_GB2312" w:eastAsia="KaiTi_GB2312"/>
                <w:sz w:val="30"/>
              </w:rPr>
            </w:pPr>
          </w:p>
          <w:p w14:paraId="6B814107" w14:textId="77777777" w:rsidR="004173D8" w:rsidRDefault="00C2593E">
            <w:pPr>
              <w:ind w:firstLineChars="200" w:firstLine="600"/>
              <w:outlineLvl w:val="0"/>
              <w:rPr>
                <w:sz w:val="30"/>
              </w:rPr>
            </w:pPr>
            <w:r>
              <w:rPr>
                <w:rFonts w:ascii="KaiTi_GB2312" w:eastAsia="KaiTi_GB2312" w:hint="eastAsia"/>
                <w:sz w:val="30"/>
              </w:rPr>
              <w:t>撰</w:t>
            </w:r>
            <w:r>
              <w:rPr>
                <w:rFonts w:ascii="KaiTi_GB2312" w:eastAsia="KaiTi_GB2312"/>
                <w:sz w:val="30"/>
              </w:rPr>
              <w:t xml:space="preserve">  </w:t>
            </w:r>
            <w:r>
              <w:rPr>
                <w:rFonts w:ascii="KaiTi_GB2312" w:eastAsia="KaiTi_GB2312" w:hint="eastAsia"/>
                <w:sz w:val="30"/>
              </w:rPr>
              <w:t>写</w:t>
            </w:r>
            <w:r>
              <w:rPr>
                <w:rFonts w:ascii="KaiTi_GB2312" w:eastAsia="KaiTi_GB2312"/>
                <w:sz w:val="30"/>
              </w:rPr>
              <w:t xml:space="preserve">  </w:t>
            </w:r>
            <w:r>
              <w:rPr>
                <w:rFonts w:ascii="KaiTi_GB2312" w:eastAsia="KaiTi_GB2312" w:hint="eastAsia"/>
                <w:sz w:val="30"/>
              </w:rPr>
              <w:t>人</w:t>
            </w:r>
            <w:r>
              <w:rPr>
                <w:rFonts w:ascii="KaiTi_GB2312" w:eastAsia="KaiTi_GB2312" w:hint="eastAsia"/>
                <w:sz w:val="28"/>
              </w:rPr>
              <w:t>（签名）</w:t>
            </w:r>
            <w:r>
              <w:rPr>
                <w:rFonts w:ascii="KaiTi_GB2312" w:eastAsia="KaiTi_GB2312" w:hint="eastAsia"/>
                <w:sz w:val="30"/>
              </w:rPr>
              <w:t>：</w:t>
            </w:r>
            <w:r>
              <w:rPr>
                <w:rFonts w:ascii="KaiTi_GB2312" w:eastAsia="KaiTi_GB2312" w:hint="eastAsia"/>
                <w:sz w:val="30"/>
                <w:lang w:eastAsia="zh"/>
              </w:rPr>
              <w:t>许嘉赫</w:t>
            </w:r>
            <w:r>
              <w:rPr>
                <w:rFonts w:ascii="KaiTi_GB2312" w:eastAsia="KaiTi_GB2312" w:hint="eastAsia"/>
                <w:sz w:val="30"/>
              </w:rPr>
              <w:t xml:space="preserve">     </w:t>
            </w:r>
          </w:p>
          <w:p w14:paraId="58A8936A" w14:textId="77777777" w:rsidR="004173D8" w:rsidRDefault="004173D8">
            <w:pPr>
              <w:tabs>
                <w:tab w:val="left" w:pos="3780"/>
                <w:tab w:val="left" w:pos="4200"/>
              </w:tabs>
              <w:ind w:firstLineChars="200" w:firstLine="600"/>
              <w:rPr>
                <w:rFonts w:ascii="KaiTi_GB2312" w:eastAsia="KaiTi_GB2312"/>
                <w:sz w:val="30"/>
              </w:rPr>
            </w:pPr>
          </w:p>
          <w:p w14:paraId="562C3CAC" w14:textId="77777777" w:rsidR="004173D8" w:rsidRDefault="00C2593E">
            <w:pPr>
              <w:tabs>
                <w:tab w:val="left" w:pos="3780"/>
                <w:tab w:val="left" w:pos="4200"/>
              </w:tabs>
              <w:ind w:firstLineChars="200" w:firstLine="600"/>
              <w:rPr>
                <w:sz w:val="30"/>
              </w:rPr>
            </w:pPr>
            <w:r>
              <w:rPr>
                <w:rFonts w:ascii="KaiTi_GB2312" w:eastAsia="KaiTi_GB2312" w:hint="eastAsia"/>
                <w:sz w:val="30"/>
              </w:rPr>
              <w:t>完</w:t>
            </w:r>
            <w:r>
              <w:rPr>
                <w:rFonts w:ascii="KaiTi_GB2312" w:eastAsia="KaiTi_GB2312"/>
                <w:sz w:val="30"/>
              </w:rPr>
              <w:t xml:space="preserve"> </w:t>
            </w:r>
            <w:r>
              <w:rPr>
                <w:rFonts w:ascii="KaiTi_GB2312" w:eastAsia="KaiTi_GB2312" w:hint="eastAsia"/>
                <w:sz w:val="30"/>
              </w:rPr>
              <w:t xml:space="preserve">  </w:t>
            </w:r>
            <w:r>
              <w:rPr>
                <w:rFonts w:ascii="KaiTi_GB2312" w:eastAsia="KaiTi_GB2312" w:hint="eastAsia"/>
                <w:sz w:val="30"/>
              </w:rPr>
              <w:t>成</w:t>
            </w:r>
            <w:r>
              <w:rPr>
                <w:rFonts w:ascii="KaiTi_GB2312" w:eastAsia="KaiTi_GB2312" w:hint="eastAsia"/>
                <w:sz w:val="30"/>
              </w:rPr>
              <w:t xml:space="preserve">   </w:t>
            </w:r>
            <w:r>
              <w:rPr>
                <w:rFonts w:ascii="KaiTi_GB2312" w:eastAsia="KaiTi_GB2312" w:hint="eastAsia"/>
                <w:sz w:val="30"/>
              </w:rPr>
              <w:t>日</w:t>
            </w:r>
            <w:r>
              <w:rPr>
                <w:rFonts w:ascii="KaiTi_GB2312" w:eastAsia="KaiTi_GB2312"/>
                <w:sz w:val="30"/>
              </w:rPr>
              <w:t xml:space="preserve"> </w:t>
            </w:r>
            <w:r>
              <w:rPr>
                <w:rFonts w:ascii="KaiTi_GB2312" w:eastAsia="KaiTi_GB2312" w:hint="eastAsia"/>
                <w:sz w:val="30"/>
              </w:rPr>
              <w:t xml:space="preserve">  </w:t>
            </w:r>
            <w:r>
              <w:rPr>
                <w:rFonts w:ascii="KaiTi_GB2312" w:eastAsia="KaiTi_GB2312" w:hint="eastAsia"/>
                <w:sz w:val="30"/>
              </w:rPr>
              <w:t>期：</w:t>
            </w:r>
            <w:r>
              <w:rPr>
                <w:rFonts w:ascii="KaiTi_GB2312" w:eastAsia="KaiTi_GB2312" w:hint="eastAsia"/>
                <w:sz w:val="30"/>
              </w:rPr>
              <w:t>202</w:t>
            </w:r>
            <w:r>
              <w:rPr>
                <w:rFonts w:ascii="KaiTi_GB2312" w:eastAsia="KaiTi_GB2312" w:hint="eastAsia"/>
                <w:sz w:val="30"/>
                <w:lang w:eastAsia="zh"/>
              </w:rPr>
              <w:t>6</w:t>
            </w:r>
            <w:r>
              <w:rPr>
                <w:rFonts w:ascii="KaiTi_GB2312" w:eastAsia="KaiTi_GB2312" w:hint="eastAsia"/>
                <w:sz w:val="30"/>
              </w:rPr>
              <w:t>-</w:t>
            </w:r>
            <w:r>
              <w:rPr>
                <w:rFonts w:ascii="KaiTi_GB2312" w:eastAsia="KaiTi_GB2312" w:hint="eastAsia"/>
                <w:sz w:val="30"/>
                <w:lang w:eastAsia="zh"/>
              </w:rPr>
              <w:t>3</w:t>
            </w:r>
            <w:r>
              <w:rPr>
                <w:rFonts w:ascii="KaiTi_GB2312" w:eastAsia="KaiTi_GB2312" w:hint="eastAsia"/>
                <w:sz w:val="30"/>
              </w:rPr>
              <w:t>-</w:t>
            </w:r>
            <w:r>
              <w:rPr>
                <w:rFonts w:ascii="KaiTi_GB2312" w:eastAsia="KaiTi_GB2312" w:hint="eastAsia"/>
                <w:sz w:val="30"/>
                <w:lang w:eastAsia="zh"/>
              </w:rPr>
              <w:t>5</w:t>
            </w:r>
            <w:r>
              <w:rPr>
                <w:rFonts w:ascii="KaiTi_GB2312" w:eastAsia="KaiTi_GB2312" w:hint="eastAsia"/>
                <w:sz w:val="30"/>
              </w:rPr>
              <w:t xml:space="preserve">    </w:t>
            </w:r>
          </w:p>
          <w:p w14:paraId="7A20734A" w14:textId="77777777" w:rsidR="004173D8" w:rsidRDefault="004173D8">
            <w:pPr>
              <w:ind w:firstLineChars="200" w:firstLine="600"/>
              <w:rPr>
                <w:rFonts w:ascii="KaiTi_GB2312" w:eastAsia="KaiTi_GB2312"/>
                <w:sz w:val="30"/>
              </w:rPr>
            </w:pPr>
          </w:p>
          <w:p w14:paraId="49F3D1CC" w14:textId="77777777" w:rsidR="004173D8" w:rsidRDefault="00C2593E">
            <w:pPr>
              <w:ind w:firstLineChars="200" w:firstLine="600"/>
              <w:rPr>
                <w:rFonts w:ascii="KaiTi_GB2312" w:eastAsia="KaiTi_GB2312"/>
                <w:sz w:val="30"/>
                <w:szCs w:val="30"/>
              </w:rPr>
            </w:pPr>
            <w:r>
              <w:rPr>
                <w:rFonts w:ascii="KaiTi_GB2312" w:eastAsia="KaiTi_GB2312" w:hint="eastAsia"/>
                <w:sz w:val="30"/>
              </w:rPr>
              <w:t>本文档</w:t>
            </w:r>
            <w:r>
              <w:rPr>
                <w:rFonts w:ascii="KaiTi_GB2312" w:eastAsia="KaiTi_GB2312" w:hint="eastAsia"/>
                <w:sz w:val="30"/>
              </w:rPr>
              <w:t xml:space="preserve"> </w:t>
            </w:r>
            <w:r>
              <w:rPr>
                <w:rFonts w:ascii="KaiTi_GB2312" w:eastAsia="KaiTi_GB2312" w:hint="eastAsia"/>
                <w:sz w:val="30"/>
              </w:rPr>
              <w:t>使</w:t>
            </w:r>
            <w:r>
              <w:rPr>
                <w:rFonts w:ascii="KaiTi_GB2312" w:eastAsia="KaiTi_GB2312" w:hint="eastAsia"/>
                <w:sz w:val="30"/>
              </w:rPr>
              <w:t xml:space="preserve"> </w:t>
            </w:r>
            <w:r>
              <w:rPr>
                <w:rFonts w:ascii="KaiTi_GB2312" w:eastAsia="KaiTi_GB2312" w:hint="eastAsia"/>
                <w:sz w:val="30"/>
              </w:rPr>
              <w:t>用部门：</w:t>
            </w:r>
            <w:r>
              <w:rPr>
                <w:rFonts w:ascii="KaiTi_GB2312" w:eastAsia="KaiTi_GB2312" w:hint="eastAsia"/>
                <w:sz w:val="30"/>
                <w:szCs w:val="30"/>
              </w:rPr>
              <w:t xml:space="preserve"> </w:t>
            </w:r>
            <w:r>
              <w:rPr>
                <w:rFonts w:ascii="KaiTi_GB2312" w:eastAsia="KaiTi_GB2312" w:hint="eastAsia"/>
                <w:sz w:val="30"/>
                <w:szCs w:val="30"/>
              </w:rPr>
              <w:t>■主管领导</w:t>
            </w:r>
            <w:r>
              <w:rPr>
                <w:rFonts w:ascii="KaiTi_GB2312" w:eastAsia="KaiTi_GB2312" w:hint="eastAsia"/>
                <w:sz w:val="30"/>
                <w:szCs w:val="30"/>
              </w:rPr>
              <w:t xml:space="preserve">   </w:t>
            </w:r>
            <w:r>
              <w:rPr>
                <w:rFonts w:ascii="KaiTi_GB2312" w:eastAsia="KaiTi_GB2312"/>
                <w:sz w:val="30"/>
                <w:szCs w:val="30"/>
              </w:rPr>
              <w:t xml:space="preserve">  </w:t>
            </w:r>
            <w:r>
              <w:rPr>
                <w:rFonts w:ascii="KaiTi_GB2312" w:eastAsia="KaiTi_GB2312" w:hint="eastAsia"/>
                <w:sz w:val="30"/>
                <w:szCs w:val="30"/>
              </w:rPr>
              <w:t>■项目组</w:t>
            </w:r>
            <w:r>
              <w:rPr>
                <w:rFonts w:ascii="KaiTi_GB2312" w:eastAsia="KaiTi_GB2312" w:hint="eastAsia"/>
                <w:sz w:val="30"/>
                <w:szCs w:val="30"/>
              </w:rPr>
              <w:t xml:space="preserve"> </w:t>
            </w:r>
          </w:p>
          <w:p w14:paraId="29C458F3" w14:textId="77777777" w:rsidR="004173D8" w:rsidRDefault="00C2593E">
            <w:pPr>
              <w:ind w:firstLineChars="400" w:firstLine="1200"/>
              <w:rPr>
                <w:sz w:val="30"/>
                <w:szCs w:val="30"/>
                <w:u w:val="single"/>
              </w:rPr>
            </w:pPr>
            <w:r>
              <w:rPr>
                <w:rFonts w:ascii="KaiTi_GB2312" w:eastAsia="KaiTi_GB2312" w:hint="eastAsia"/>
                <w:sz w:val="30"/>
                <w:szCs w:val="30"/>
              </w:rPr>
              <w:t>■客户（市场）</w:t>
            </w:r>
            <w:r>
              <w:rPr>
                <w:rFonts w:ascii="KaiTi_GB2312" w:eastAsia="KaiTi_GB2312" w:hint="eastAsia"/>
                <w:sz w:val="30"/>
                <w:szCs w:val="30"/>
              </w:rPr>
              <w:t xml:space="preserve">  </w:t>
            </w:r>
            <w:r>
              <w:rPr>
                <w:rFonts w:ascii="KaiTi_GB2312" w:eastAsia="KaiTi_GB2312" w:hint="eastAsia"/>
                <w:sz w:val="30"/>
                <w:szCs w:val="30"/>
              </w:rPr>
              <w:t>■维护人员</w:t>
            </w:r>
            <w:r>
              <w:rPr>
                <w:rFonts w:ascii="KaiTi_GB2312" w:eastAsia="KaiTi_GB2312" w:hint="eastAsia"/>
                <w:sz w:val="30"/>
                <w:szCs w:val="30"/>
              </w:rPr>
              <w:t xml:space="preserve">  </w:t>
            </w:r>
            <w:r>
              <w:rPr>
                <w:rFonts w:ascii="KaiTi_GB2312" w:eastAsia="KaiTi_GB2312" w:hint="eastAsia"/>
                <w:sz w:val="30"/>
                <w:szCs w:val="30"/>
              </w:rPr>
              <w:t>■用户</w:t>
            </w:r>
            <w:r>
              <w:rPr>
                <w:rFonts w:ascii="KaiTi_GB2312" w:eastAsia="KaiTi_GB2312" w:hint="eastAsia"/>
                <w:sz w:val="30"/>
                <w:szCs w:val="30"/>
              </w:rPr>
              <w:t xml:space="preserve">  </w:t>
            </w:r>
          </w:p>
          <w:p w14:paraId="6C9533F2" w14:textId="77777777" w:rsidR="004173D8" w:rsidRDefault="00C2593E">
            <w:pPr>
              <w:ind w:firstLineChars="200" w:firstLine="600"/>
              <w:outlineLvl w:val="0"/>
              <w:rPr>
                <w:sz w:val="30"/>
              </w:rPr>
            </w:pPr>
            <w:r>
              <w:rPr>
                <w:rFonts w:ascii="KaiTi_GB2312" w:eastAsia="KaiTi_GB2312" w:hint="eastAsia"/>
                <w:sz w:val="30"/>
              </w:rPr>
              <w:t>评审负责人</w:t>
            </w:r>
            <w:r>
              <w:rPr>
                <w:rFonts w:ascii="KaiTi_GB2312" w:eastAsia="KaiTi_GB2312" w:hint="eastAsia"/>
                <w:sz w:val="28"/>
              </w:rPr>
              <w:t>（签名）</w:t>
            </w:r>
            <w:r>
              <w:rPr>
                <w:rFonts w:ascii="KaiTi_GB2312" w:eastAsia="KaiTi_GB2312" w:hint="eastAsia"/>
                <w:sz w:val="30"/>
              </w:rPr>
              <w:t>：</w:t>
            </w:r>
            <w:r>
              <w:rPr>
                <w:rFonts w:ascii="KaiTi_GB2312" w:eastAsia="KaiTi_GB2312" w:hint="eastAsia"/>
                <w:sz w:val="30"/>
              </w:rPr>
              <w:t xml:space="preserve">         </w:t>
            </w:r>
          </w:p>
          <w:p w14:paraId="32F6CAAB" w14:textId="77777777" w:rsidR="004173D8" w:rsidRDefault="004173D8">
            <w:pPr>
              <w:tabs>
                <w:tab w:val="left" w:pos="1655"/>
                <w:tab w:val="center" w:pos="3672"/>
              </w:tabs>
              <w:ind w:firstLineChars="200" w:firstLine="600"/>
              <w:rPr>
                <w:rFonts w:ascii="KaiTi_GB2312" w:eastAsia="KaiTi_GB2312"/>
                <w:sz w:val="30"/>
              </w:rPr>
            </w:pPr>
          </w:p>
          <w:p w14:paraId="40C9D06C" w14:textId="77777777" w:rsidR="004173D8" w:rsidRDefault="00C2593E">
            <w:pPr>
              <w:tabs>
                <w:tab w:val="left" w:pos="1655"/>
                <w:tab w:val="center" w:pos="3672"/>
              </w:tabs>
              <w:ind w:firstLineChars="200" w:firstLine="600"/>
              <w:rPr>
                <w:rFonts w:eastAsia="KaiTi_GB2312"/>
                <w:lang w:eastAsia="zh"/>
              </w:rPr>
            </w:pPr>
            <w:r>
              <w:rPr>
                <w:rFonts w:ascii="KaiTi_GB2312" w:eastAsia="KaiTi_GB2312" w:hint="eastAsia"/>
                <w:sz w:val="30"/>
              </w:rPr>
              <w:t>评</w:t>
            </w:r>
            <w:r>
              <w:rPr>
                <w:rFonts w:ascii="KaiTi_GB2312" w:eastAsia="KaiTi_GB2312"/>
                <w:sz w:val="30"/>
              </w:rPr>
              <w:t xml:space="preserve"> </w:t>
            </w:r>
            <w:r>
              <w:rPr>
                <w:rFonts w:ascii="KaiTi_GB2312" w:eastAsia="KaiTi_GB2312" w:hint="eastAsia"/>
                <w:sz w:val="30"/>
              </w:rPr>
              <w:t xml:space="preserve">   </w:t>
            </w:r>
            <w:r>
              <w:rPr>
                <w:rFonts w:ascii="KaiTi_GB2312" w:eastAsia="KaiTi_GB2312" w:hint="eastAsia"/>
                <w:sz w:val="30"/>
              </w:rPr>
              <w:t>审</w:t>
            </w:r>
            <w:r>
              <w:rPr>
                <w:rFonts w:ascii="KaiTi_GB2312" w:eastAsia="KaiTi_GB2312" w:hint="eastAsia"/>
                <w:sz w:val="30"/>
              </w:rPr>
              <w:t xml:space="preserve">   </w:t>
            </w:r>
            <w:r>
              <w:rPr>
                <w:rFonts w:ascii="KaiTi_GB2312" w:eastAsia="KaiTi_GB2312" w:hint="eastAsia"/>
                <w:sz w:val="30"/>
              </w:rPr>
              <w:t>日</w:t>
            </w:r>
            <w:r>
              <w:rPr>
                <w:rFonts w:ascii="KaiTi_GB2312" w:eastAsia="KaiTi_GB2312" w:hint="eastAsia"/>
                <w:sz w:val="30"/>
              </w:rPr>
              <w:t xml:space="preserve">  </w:t>
            </w:r>
            <w:r>
              <w:rPr>
                <w:rFonts w:ascii="KaiTi_GB2312" w:eastAsia="KaiTi_GB2312" w:hint="eastAsia"/>
                <w:sz w:val="30"/>
              </w:rPr>
              <w:t>期：</w:t>
            </w:r>
            <w:r>
              <w:rPr>
                <w:rFonts w:ascii="KaiTi_GB2312" w:eastAsia="KaiTi_GB2312" w:hint="eastAsia"/>
                <w:sz w:val="30"/>
              </w:rPr>
              <w:t xml:space="preserve">     202</w:t>
            </w:r>
            <w:r>
              <w:rPr>
                <w:rFonts w:ascii="KaiTi_GB2312" w:eastAsia="KaiTi_GB2312" w:hint="eastAsia"/>
                <w:sz w:val="30"/>
                <w:lang w:eastAsia="zh"/>
              </w:rPr>
              <w:t>6-3</w:t>
            </w:r>
            <w:r>
              <w:rPr>
                <w:rFonts w:ascii="KaiTi_GB2312" w:eastAsia="KaiTi_GB2312" w:hint="eastAsia"/>
                <w:sz w:val="30"/>
              </w:rPr>
              <w:t>-</w:t>
            </w:r>
            <w:r>
              <w:rPr>
                <w:rFonts w:ascii="KaiTi_GB2312" w:eastAsia="KaiTi_GB2312" w:hint="eastAsia"/>
                <w:sz w:val="30"/>
                <w:lang w:eastAsia="zh"/>
              </w:rPr>
              <w:t>5</w:t>
            </w:r>
          </w:p>
        </w:tc>
      </w:tr>
      <w:tr w:rsidR="004173D8" w14:paraId="499F4DB5" w14:textId="77777777">
        <w:trPr>
          <w:cantSplit/>
          <w:trHeight w:val="2711"/>
        </w:trPr>
        <w:tc>
          <w:tcPr>
            <w:tcW w:w="1960" w:type="dxa"/>
            <w:vMerge/>
            <w:shd w:val="clear" w:color="auto" w:fill="CCCCCC"/>
          </w:tcPr>
          <w:p w14:paraId="4FE52BDC" w14:textId="77777777" w:rsidR="004173D8" w:rsidRDefault="004173D8">
            <w:pPr>
              <w:pStyle w:val="af1"/>
              <w:jc w:val="right"/>
            </w:pPr>
          </w:p>
        </w:tc>
        <w:tc>
          <w:tcPr>
            <w:tcW w:w="7148" w:type="dxa"/>
            <w:vAlign w:val="bottom"/>
          </w:tcPr>
          <w:p w14:paraId="25D0782E" w14:textId="77777777" w:rsidR="004173D8" w:rsidRDefault="00C2593E">
            <w:pPr>
              <w:pStyle w:val="af1"/>
              <w:jc w:val="right"/>
            </w:pPr>
            <w:r>
              <w:pict w14:anchorId="25153A9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0pt;height:28pt">
                  <v:imagedata r:id="rId7" o:title="华迪标志"/>
                </v:shape>
              </w:pict>
            </w:r>
            <w:r>
              <w:rPr>
                <w:rFonts w:hint="eastAsia"/>
              </w:rPr>
              <w:t xml:space="preserve">                         </w:t>
            </w:r>
          </w:p>
        </w:tc>
      </w:tr>
    </w:tbl>
    <w:p w14:paraId="7F750027" w14:textId="77777777" w:rsidR="004173D8" w:rsidRDefault="004173D8"/>
    <w:p w14:paraId="4693CB7C" w14:textId="77777777" w:rsidR="004173D8" w:rsidRDefault="00C2593E">
      <w:pPr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文档信息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88"/>
      </w:tblGrid>
      <w:tr w:rsidR="004173D8" w14:paraId="193C4D25" w14:textId="77777777">
        <w:tc>
          <w:tcPr>
            <w:tcW w:w="9288" w:type="dxa"/>
          </w:tcPr>
          <w:p w14:paraId="2EF21C81" w14:textId="77777777" w:rsidR="004173D8" w:rsidRDefault="00C2593E">
            <w:pPr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标题</w:t>
            </w:r>
            <w:r>
              <w:rPr>
                <w:rFonts w:ascii="宋体" w:hAnsi="宋体" w:cs="Arial"/>
              </w:rP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lang w:eastAsia="zh"/>
              </w:rPr>
              <w:t>上海美食大数据分析</w:t>
            </w:r>
            <w:r>
              <w:rPr>
                <w:rFonts w:hint="eastAsia"/>
              </w:rPr>
              <w:t>平台</w:t>
            </w:r>
            <w:r>
              <w:rPr>
                <w:rFonts w:ascii="宋体" w:hAnsi="宋体" w:cs="Arial" w:hint="eastAsia"/>
              </w:rPr>
              <w:t>软件需求规约</w:t>
            </w:r>
          </w:p>
        </w:tc>
      </w:tr>
      <w:tr w:rsidR="004173D8" w14:paraId="6DB1C9FD" w14:textId="77777777">
        <w:tc>
          <w:tcPr>
            <w:tcW w:w="9288" w:type="dxa"/>
          </w:tcPr>
          <w:p w14:paraId="39683479" w14:textId="77777777" w:rsidR="004173D8" w:rsidRDefault="00C2593E">
            <w:pPr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作者</w:t>
            </w:r>
            <w:r>
              <w:rPr>
                <w:rFonts w:ascii="宋体" w:hAnsi="宋体" w:cs="Arial"/>
              </w:rPr>
              <w:t xml:space="preserve">: </w:t>
            </w:r>
            <w:r>
              <w:rPr>
                <w:rFonts w:ascii="宋体" w:hAnsi="Times New Roman" w:cs="宋体" w:hint="eastAsia"/>
                <w:sz w:val="21"/>
                <w:szCs w:val="21"/>
                <w:lang w:bidi="ar"/>
              </w:rPr>
              <w:t>许嘉赫、贺鹏翔、易子栋、王天翼、余环宇</w:t>
            </w:r>
          </w:p>
        </w:tc>
      </w:tr>
      <w:tr w:rsidR="004173D8" w14:paraId="63E081F0" w14:textId="77777777">
        <w:tc>
          <w:tcPr>
            <w:tcW w:w="9288" w:type="dxa"/>
          </w:tcPr>
          <w:p w14:paraId="589EEC6A" w14:textId="77777777" w:rsidR="004173D8" w:rsidRDefault="00C2593E">
            <w:pPr>
              <w:rPr>
                <w:rFonts w:ascii="宋体" w:hAnsi="宋体" w:cs="Arial"/>
                <w:lang w:eastAsia="zh"/>
              </w:rPr>
            </w:pPr>
            <w:r>
              <w:rPr>
                <w:rFonts w:ascii="宋体" w:hAnsi="宋体" w:cs="Arial" w:hint="eastAsia"/>
              </w:rPr>
              <w:t>创建日期</w:t>
            </w:r>
            <w:r>
              <w:rPr>
                <w:rFonts w:ascii="宋体" w:hAnsi="宋体" w:cs="Arial"/>
              </w:rPr>
              <w:t xml:space="preserve">: </w:t>
            </w:r>
            <w:r>
              <w:rPr>
                <w:rFonts w:ascii="宋体" w:hAnsi="宋体" w:cs="Arial" w:hint="eastAsia"/>
              </w:rPr>
              <w:t>202</w:t>
            </w:r>
            <w:r>
              <w:rPr>
                <w:rFonts w:ascii="宋体" w:hAnsi="宋体" w:cs="Arial" w:hint="eastAsia"/>
                <w:lang w:eastAsia="zh"/>
              </w:rPr>
              <w:t>6</w:t>
            </w:r>
            <w:r>
              <w:rPr>
                <w:rFonts w:ascii="宋体" w:hAnsi="宋体" w:cs="Arial" w:hint="eastAsia"/>
              </w:rPr>
              <w:t>-</w:t>
            </w:r>
            <w:r>
              <w:rPr>
                <w:rFonts w:ascii="宋体" w:hAnsi="宋体" w:cs="Arial" w:hint="eastAsia"/>
                <w:lang w:eastAsia="zh"/>
              </w:rPr>
              <w:t>3</w:t>
            </w:r>
            <w:r>
              <w:rPr>
                <w:rFonts w:ascii="宋体" w:hAnsi="宋体" w:cs="Arial" w:hint="eastAsia"/>
              </w:rPr>
              <w:t>-</w:t>
            </w:r>
            <w:r>
              <w:rPr>
                <w:rFonts w:ascii="宋体" w:hAnsi="宋体" w:cs="Arial" w:hint="eastAsia"/>
                <w:lang w:eastAsia="zh"/>
              </w:rPr>
              <w:t>4</w:t>
            </w:r>
          </w:p>
        </w:tc>
      </w:tr>
      <w:tr w:rsidR="004173D8" w14:paraId="2488B1C2" w14:textId="77777777">
        <w:tc>
          <w:tcPr>
            <w:tcW w:w="9288" w:type="dxa"/>
          </w:tcPr>
          <w:p w14:paraId="36E5AF73" w14:textId="77777777" w:rsidR="004173D8" w:rsidRDefault="00C2593E">
            <w:pPr>
              <w:rPr>
                <w:rFonts w:ascii="宋体" w:hAnsi="宋体" w:cs="Arial"/>
                <w:lang w:eastAsia="zh"/>
              </w:rPr>
            </w:pPr>
            <w:r>
              <w:rPr>
                <w:rFonts w:ascii="宋体" w:hAnsi="宋体" w:cs="Arial" w:hint="eastAsia"/>
              </w:rPr>
              <w:t>上次更新日期</w:t>
            </w:r>
            <w:r>
              <w:rPr>
                <w:rFonts w:ascii="宋体" w:hAnsi="宋体" w:cs="Arial"/>
              </w:rPr>
              <w:t xml:space="preserve">: </w:t>
            </w:r>
            <w:r>
              <w:rPr>
                <w:rFonts w:ascii="宋体" w:hAnsi="宋体" w:cs="Arial" w:hint="eastAsia"/>
              </w:rPr>
              <w:t>202</w:t>
            </w:r>
            <w:r>
              <w:rPr>
                <w:rFonts w:ascii="宋体" w:hAnsi="宋体" w:cs="Arial" w:hint="eastAsia"/>
                <w:lang w:eastAsia="zh"/>
              </w:rPr>
              <w:t>6</w:t>
            </w:r>
            <w:r>
              <w:rPr>
                <w:rFonts w:ascii="宋体" w:hAnsi="宋体" w:cs="Arial" w:hint="eastAsia"/>
              </w:rPr>
              <w:t>-</w:t>
            </w:r>
            <w:r>
              <w:rPr>
                <w:rFonts w:ascii="宋体" w:hAnsi="宋体" w:cs="Arial" w:hint="eastAsia"/>
                <w:lang w:eastAsia="zh"/>
              </w:rPr>
              <w:t>3</w:t>
            </w:r>
            <w:r>
              <w:rPr>
                <w:rFonts w:ascii="宋体" w:hAnsi="宋体" w:cs="Arial" w:hint="eastAsia"/>
              </w:rPr>
              <w:t>-</w:t>
            </w:r>
            <w:r>
              <w:rPr>
                <w:rFonts w:ascii="宋体" w:hAnsi="宋体" w:cs="Arial" w:hint="eastAsia"/>
                <w:lang w:eastAsia="zh"/>
              </w:rPr>
              <w:t>5</w:t>
            </w:r>
          </w:p>
        </w:tc>
      </w:tr>
      <w:tr w:rsidR="004173D8" w14:paraId="5B0E0D97" w14:textId="77777777">
        <w:trPr>
          <w:trHeight w:val="80"/>
        </w:trPr>
        <w:tc>
          <w:tcPr>
            <w:tcW w:w="9288" w:type="dxa"/>
          </w:tcPr>
          <w:p w14:paraId="2B18374B" w14:textId="77777777" w:rsidR="004173D8" w:rsidRDefault="00C2593E">
            <w:pPr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版本</w:t>
            </w:r>
            <w:r>
              <w:rPr>
                <w:rFonts w:ascii="宋体" w:hAnsi="宋体" w:cs="Arial"/>
              </w:rPr>
              <w:t>:</w:t>
            </w:r>
            <w:r>
              <w:rPr>
                <w:rFonts w:ascii="宋体" w:hAnsi="宋体" w:cs="Arial" w:hint="eastAsia"/>
              </w:rPr>
              <w:t xml:space="preserve"> Build2.0</w:t>
            </w:r>
          </w:p>
        </w:tc>
      </w:tr>
      <w:tr w:rsidR="004173D8" w14:paraId="4B242CB5" w14:textId="77777777">
        <w:tc>
          <w:tcPr>
            <w:tcW w:w="9288" w:type="dxa"/>
          </w:tcPr>
          <w:p w14:paraId="452C2F6C" w14:textId="77777777" w:rsidR="004173D8" w:rsidRDefault="004173D8">
            <w:pPr>
              <w:rPr>
                <w:rFonts w:ascii="宋体" w:hAnsi="宋体" w:cs="Arial"/>
              </w:rPr>
            </w:pPr>
          </w:p>
        </w:tc>
      </w:tr>
      <w:tr w:rsidR="004173D8" w14:paraId="70257284" w14:textId="77777777">
        <w:tc>
          <w:tcPr>
            <w:tcW w:w="9288" w:type="dxa"/>
          </w:tcPr>
          <w:p w14:paraId="45D3F9DD" w14:textId="77777777" w:rsidR="004173D8" w:rsidRDefault="00C2593E">
            <w:pPr>
              <w:rPr>
                <w:rFonts w:ascii="宋体" w:hAnsi="宋体" w:cs="Arial"/>
                <w:lang w:eastAsia="zh"/>
              </w:rPr>
            </w:pPr>
            <w:r>
              <w:rPr>
                <w:rFonts w:ascii="宋体" w:hAnsi="宋体" w:cs="Arial" w:hint="eastAsia"/>
              </w:rPr>
              <w:t>部门名称</w:t>
            </w:r>
            <w:r>
              <w:rPr>
                <w:rFonts w:ascii="宋体" w:hAnsi="宋体" w:cs="Arial"/>
              </w:rPr>
              <w:t>:</w:t>
            </w:r>
            <w:r>
              <w:rPr>
                <w:rFonts w:ascii="宋体" w:hAnsi="宋体" w:cs="Arial"/>
                <w:szCs w:val="21"/>
              </w:rPr>
              <w:t xml:space="preserve"> </w:t>
            </w:r>
            <w:r>
              <w:rPr>
                <w:rFonts w:ascii="宋体" w:hAnsi="宋体" w:cs="Arial" w:hint="eastAsia"/>
                <w:szCs w:val="21"/>
                <w:lang w:eastAsia="zh"/>
              </w:rPr>
              <w:t>花地公司</w:t>
            </w:r>
          </w:p>
        </w:tc>
      </w:tr>
    </w:tbl>
    <w:p w14:paraId="67A72CFC" w14:textId="77777777" w:rsidR="004173D8" w:rsidRDefault="004173D8">
      <w:pPr>
        <w:pStyle w:val="Tabletext"/>
        <w:rPr>
          <w:rFonts w:ascii="宋体" w:hAnsi="宋体"/>
        </w:rPr>
      </w:pPr>
    </w:p>
    <w:p w14:paraId="1375A348" w14:textId="77777777" w:rsidR="004173D8" w:rsidRDefault="004173D8">
      <w:pPr>
        <w:rPr>
          <w:rFonts w:ascii="宋体" w:hAnsi="宋体"/>
        </w:rPr>
      </w:pPr>
    </w:p>
    <w:p w14:paraId="2305AB91" w14:textId="77777777" w:rsidR="004173D8" w:rsidRDefault="00C2593E">
      <w:pPr>
        <w:pStyle w:val="TOC1"/>
        <w:spacing w:before="0" w:after="0"/>
        <w:rPr>
          <w:rFonts w:ascii="宋体" w:hAnsi="宋体"/>
          <w:caps w:val="0"/>
        </w:rPr>
      </w:pPr>
      <w:r>
        <w:rPr>
          <w:rFonts w:ascii="宋体" w:hAnsi="宋体" w:hint="eastAsia"/>
          <w:caps w:val="0"/>
        </w:rPr>
        <w:t>修订文档历史记录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1440"/>
        <w:gridCol w:w="4320"/>
        <w:gridCol w:w="1980"/>
      </w:tblGrid>
      <w:tr w:rsidR="004173D8" w14:paraId="2A11874E" w14:textId="77777777">
        <w:tc>
          <w:tcPr>
            <w:tcW w:w="1548" w:type="dxa"/>
          </w:tcPr>
          <w:p w14:paraId="2B93AC2C" w14:textId="77777777" w:rsidR="004173D8" w:rsidRDefault="00C2593E">
            <w:pPr>
              <w:rPr>
                <w:rFonts w:ascii="宋体" w:hAnsi="宋体" w:cs="Arial"/>
                <w:b/>
              </w:rPr>
            </w:pPr>
            <w:r>
              <w:rPr>
                <w:rFonts w:ascii="宋体" w:hAnsi="宋体" w:cs="Arial" w:hint="eastAsia"/>
                <w:b/>
              </w:rPr>
              <w:t>日期</w:t>
            </w:r>
          </w:p>
        </w:tc>
        <w:tc>
          <w:tcPr>
            <w:tcW w:w="1440" w:type="dxa"/>
          </w:tcPr>
          <w:p w14:paraId="5B40ED4C" w14:textId="77777777" w:rsidR="004173D8" w:rsidRDefault="00C2593E">
            <w:pPr>
              <w:rPr>
                <w:rFonts w:ascii="宋体" w:hAnsi="宋体" w:cs="Arial"/>
                <w:b/>
              </w:rPr>
            </w:pPr>
            <w:r>
              <w:rPr>
                <w:rFonts w:ascii="宋体" w:hAnsi="宋体" w:cs="Arial" w:hint="eastAsia"/>
                <w:b/>
              </w:rPr>
              <w:t>版本</w:t>
            </w:r>
          </w:p>
        </w:tc>
        <w:tc>
          <w:tcPr>
            <w:tcW w:w="4320" w:type="dxa"/>
          </w:tcPr>
          <w:p w14:paraId="64DC6A3A" w14:textId="77777777" w:rsidR="004173D8" w:rsidRDefault="00C2593E">
            <w:pPr>
              <w:rPr>
                <w:rFonts w:ascii="宋体" w:hAnsi="宋体" w:cs="Arial"/>
                <w:b/>
              </w:rPr>
            </w:pPr>
            <w:r>
              <w:rPr>
                <w:rFonts w:ascii="宋体" w:hAnsi="宋体" w:cs="Arial" w:hint="eastAsia"/>
                <w:b/>
              </w:rPr>
              <w:t>说明</w:t>
            </w:r>
          </w:p>
        </w:tc>
        <w:tc>
          <w:tcPr>
            <w:tcW w:w="1980" w:type="dxa"/>
          </w:tcPr>
          <w:p w14:paraId="76E4294E" w14:textId="77777777" w:rsidR="004173D8" w:rsidRDefault="00C2593E">
            <w:pPr>
              <w:rPr>
                <w:rFonts w:ascii="宋体" w:hAnsi="宋体" w:cs="Arial"/>
                <w:b/>
              </w:rPr>
            </w:pPr>
            <w:r>
              <w:rPr>
                <w:rFonts w:ascii="宋体" w:hAnsi="宋体" w:cs="Arial" w:hint="eastAsia"/>
                <w:b/>
              </w:rPr>
              <w:t>作者</w:t>
            </w:r>
          </w:p>
        </w:tc>
      </w:tr>
      <w:tr w:rsidR="004173D8" w14:paraId="31FBECE9" w14:textId="77777777">
        <w:trPr>
          <w:trHeight w:val="108"/>
        </w:trPr>
        <w:tc>
          <w:tcPr>
            <w:tcW w:w="1548" w:type="dxa"/>
          </w:tcPr>
          <w:p w14:paraId="7D807973" w14:textId="77777777" w:rsidR="004173D8" w:rsidRDefault="00C2593E">
            <w:pPr>
              <w:rPr>
                <w:rFonts w:ascii="宋体" w:hAnsi="宋体" w:cs="Arial"/>
                <w:lang w:eastAsia="zh"/>
              </w:rPr>
            </w:pPr>
            <w:r>
              <w:rPr>
                <w:rFonts w:ascii="宋体" w:hAnsi="宋体" w:cs="Arial" w:hint="eastAsia"/>
              </w:rPr>
              <w:t>202</w:t>
            </w:r>
            <w:r>
              <w:rPr>
                <w:rFonts w:ascii="宋体" w:hAnsi="宋体" w:cs="Arial" w:hint="eastAsia"/>
                <w:lang w:eastAsia="zh"/>
              </w:rPr>
              <w:t>6</w:t>
            </w:r>
            <w:r>
              <w:rPr>
                <w:rFonts w:ascii="宋体" w:hAnsi="宋体" w:cs="Arial" w:hint="eastAsia"/>
              </w:rPr>
              <w:t>-</w:t>
            </w:r>
            <w:r>
              <w:rPr>
                <w:rFonts w:ascii="宋体" w:hAnsi="宋体" w:cs="Arial" w:hint="eastAsia"/>
                <w:lang w:eastAsia="zh"/>
              </w:rPr>
              <w:t>3</w:t>
            </w:r>
            <w:r>
              <w:rPr>
                <w:rFonts w:ascii="宋体" w:hAnsi="宋体" w:cs="Arial" w:hint="eastAsia"/>
              </w:rPr>
              <w:t>-</w:t>
            </w:r>
            <w:r>
              <w:rPr>
                <w:rFonts w:ascii="宋体" w:hAnsi="宋体" w:cs="Arial" w:hint="eastAsia"/>
                <w:lang w:eastAsia="zh"/>
              </w:rPr>
              <w:t>5</w:t>
            </w:r>
          </w:p>
        </w:tc>
        <w:tc>
          <w:tcPr>
            <w:tcW w:w="1440" w:type="dxa"/>
          </w:tcPr>
          <w:p w14:paraId="44C020DF" w14:textId="77777777" w:rsidR="004173D8" w:rsidRDefault="00C2593E">
            <w:pPr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1.0.20221118</w:t>
            </w:r>
          </w:p>
        </w:tc>
        <w:tc>
          <w:tcPr>
            <w:tcW w:w="4320" w:type="dxa"/>
          </w:tcPr>
          <w:p w14:paraId="19B9DAAA" w14:textId="77777777" w:rsidR="004173D8" w:rsidRDefault="00C2593E">
            <w:pPr>
              <w:rPr>
                <w:rFonts w:ascii="宋体" w:hAnsi="宋体" w:cs="Arial"/>
              </w:rPr>
            </w:pPr>
            <w:r>
              <w:rPr>
                <w:rFonts w:ascii="宋体" w:hAnsi="宋体" w:cs="Arial" w:hint="eastAsia"/>
              </w:rPr>
              <w:t>正式发布</w:t>
            </w:r>
          </w:p>
        </w:tc>
        <w:tc>
          <w:tcPr>
            <w:tcW w:w="1980" w:type="dxa"/>
          </w:tcPr>
          <w:p w14:paraId="0A066276" w14:textId="77777777" w:rsidR="004173D8" w:rsidRDefault="00C2593E">
            <w:pPr>
              <w:rPr>
                <w:rFonts w:ascii="宋体" w:hAnsi="宋体" w:cs="Arial"/>
              </w:rPr>
            </w:pPr>
            <w:r>
              <w:rPr>
                <w:rFonts w:ascii="宋体" w:hAnsi="Times New Roman" w:cs="宋体" w:hint="eastAsia"/>
                <w:sz w:val="21"/>
                <w:szCs w:val="21"/>
                <w:lang w:bidi="ar"/>
              </w:rPr>
              <w:t>许嘉赫、贺鹏翔、易子栋、王天翼、余环宇</w:t>
            </w:r>
          </w:p>
        </w:tc>
      </w:tr>
      <w:tr w:rsidR="004173D8" w14:paraId="4A7B5BBF" w14:textId="77777777">
        <w:trPr>
          <w:trHeight w:val="252"/>
        </w:trPr>
        <w:tc>
          <w:tcPr>
            <w:tcW w:w="1548" w:type="dxa"/>
          </w:tcPr>
          <w:p w14:paraId="28BC6849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440" w:type="dxa"/>
          </w:tcPr>
          <w:p w14:paraId="5EF9707D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4320" w:type="dxa"/>
          </w:tcPr>
          <w:p w14:paraId="225D5F8D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980" w:type="dxa"/>
          </w:tcPr>
          <w:p w14:paraId="73276C87" w14:textId="77777777" w:rsidR="004173D8" w:rsidRDefault="004173D8">
            <w:pPr>
              <w:rPr>
                <w:rFonts w:ascii="宋体" w:hAnsi="宋体" w:cs="Arial"/>
              </w:rPr>
            </w:pPr>
          </w:p>
        </w:tc>
      </w:tr>
      <w:tr w:rsidR="004173D8" w14:paraId="1B008773" w14:textId="77777777">
        <w:trPr>
          <w:trHeight w:val="55"/>
        </w:trPr>
        <w:tc>
          <w:tcPr>
            <w:tcW w:w="1548" w:type="dxa"/>
          </w:tcPr>
          <w:p w14:paraId="797B8D05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440" w:type="dxa"/>
          </w:tcPr>
          <w:p w14:paraId="13DDE278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4320" w:type="dxa"/>
          </w:tcPr>
          <w:p w14:paraId="4245CD91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980" w:type="dxa"/>
          </w:tcPr>
          <w:p w14:paraId="0AEC0174" w14:textId="77777777" w:rsidR="004173D8" w:rsidRDefault="004173D8">
            <w:pPr>
              <w:rPr>
                <w:rFonts w:ascii="宋体" w:hAnsi="宋体" w:cs="Arial"/>
              </w:rPr>
            </w:pPr>
          </w:p>
        </w:tc>
      </w:tr>
      <w:tr w:rsidR="004173D8" w14:paraId="43A92B29" w14:textId="77777777">
        <w:trPr>
          <w:trHeight w:val="90"/>
        </w:trPr>
        <w:tc>
          <w:tcPr>
            <w:tcW w:w="1548" w:type="dxa"/>
          </w:tcPr>
          <w:p w14:paraId="7E59051D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440" w:type="dxa"/>
          </w:tcPr>
          <w:p w14:paraId="38262E89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4320" w:type="dxa"/>
          </w:tcPr>
          <w:p w14:paraId="2BD40122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980" w:type="dxa"/>
          </w:tcPr>
          <w:p w14:paraId="7F3C3423" w14:textId="77777777" w:rsidR="004173D8" w:rsidRDefault="004173D8">
            <w:pPr>
              <w:rPr>
                <w:rFonts w:ascii="宋体" w:hAnsi="宋体" w:cs="Arial"/>
              </w:rPr>
            </w:pPr>
          </w:p>
        </w:tc>
      </w:tr>
      <w:tr w:rsidR="004173D8" w14:paraId="3FE173CA" w14:textId="77777777">
        <w:trPr>
          <w:trHeight w:val="55"/>
        </w:trPr>
        <w:tc>
          <w:tcPr>
            <w:tcW w:w="1548" w:type="dxa"/>
          </w:tcPr>
          <w:p w14:paraId="4BE994E4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440" w:type="dxa"/>
          </w:tcPr>
          <w:p w14:paraId="5B01D63A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4320" w:type="dxa"/>
          </w:tcPr>
          <w:p w14:paraId="70846262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980" w:type="dxa"/>
          </w:tcPr>
          <w:p w14:paraId="21BF3859" w14:textId="77777777" w:rsidR="004173D8" w:rsidRDefault="004173D8">
            <w:pPr>
              <w:rPr>
                <w:rFonts w:ascii="宋体" w:hAnsi="宋体" w:cs="Arial"/>
              </w:rPr>
            </w:pPr>
          </w:p>
        </w:tc>
      </w:tr>
      <w:tr w:rsidR="004173D8" w14:paraId="6E683F2F" w14:textId="77777777">
        <w:trPr>
          <w:trHeight w:val="55"/>
        </w:trPr>
        <w:tc>
          <w:tcPr>
            <w:tcW w:w="1548" w:type="dxa"/>
          </w:tcPr>
          <w:p w14:paraId="4723F4D5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440" w:type="dxa"/>
          </w:tcPr>
          <w:p w14:paraId="49747129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4320" w:type="dxa"/>
          </w:tcPr>
          <w:p w14:paraId="13260D4F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980" w:type="dxa"/>
          </w:tcPr>
          <w:p w14:paraId="35D95A41" w14:textId="77777777" w:rsidR="004173D8" w:rsidRDefault="004173D8">
            <w:pPr>
              <w:rPr>
                <w:rFonts w:ascii="宋体" w:hAnsi="宋体" w:cs="Arial"/>
              </w:rPr>
            </w:pPr>
          </w:p>
        </w:tc>
      </w:tr>
      <w:tr w:rsidR="004173D8" w14:paraId="4F43A76A" w14:textId="77777777">
        <w:trPr>
          <w:trHeight w:val="55"/>
        </w:trPr>
        <w:tc>
          <w:tcPr>
            <w:tcW w:w="1548" w:type="dxa"/>
          </w:tcPr>
          <w:p w14:paraId="304CEA88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440" w:type="dxa"/>
          </w:tcPr>
          <w:p w14:paraId="11CE3202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4320" w:type="dxa"/>
          </w:tcPr>
          <w:p w14:paraId="2E613EF5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980" w:type="dxa"/>
          </w:tcPr>
          <w:p w14:paraId="63B91ABD" w14:textId="77777777" w:rsidR="004173D8" w:rsidRDefault="004173D8">
            <w:pPr>
              <w:rPr>
                <w:rFonts w:ascii="宋体" w:hAnsi="宋体" w:cs="Arial"/>
              </w:rPr>
            </w:pPr>
          </w:p>
        </w:tc>
      </w:tr>
      <w:tr w:rsidR="004173D8" w14:paraId="49E4E260" w14:textId="77777777">
        <w:trPr>
          <w:trHeight w:val="55"/>
        </w:trPr>
        <w:tc>
          <w:tcPr>
            <w:tcW w:w="1548" w:type="dxa"/>
          </w:tcPr>
          <w:p w14:paraId="717A76C8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440" w:type="dxa"/>
          </w:tcPr>
          <w:p w14:paraId="022BB85E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4320" w:type="dxa"/>
          </w:tcPr>
          <w:p w14:paraId="624C9C3A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980" w:type="dxa"/>
          </w:tcPr>
          <w:p w14:paraId="3012521D" w14:textId="77777777" w:rsidR="004173D8" w:rsidRDefault="004173D8">
            <w:pPr>
              <w:rPr>
                <w:rFonts w:ascii="宋体" w:hAnsi="宋体" w:cs="Arial"/>
              </w:rPr>
            </w:pPr>
          </w:p>
        </w:tc>
      </w:tr>
      <w:tr w:rsidR="004173D8" w14:paraId="12E03D21" w14:textId="77777777">
        <w:trPr>
          <w:trHeight w:val="55"/>
        </w:trPr>
        <w:tc>
          <w:tcPr>
            <w:tcW w:w="1548" w:type="dxa"/>
          </w:tcPr>
          <w:p w14:paraId="6CCD4D6C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440" w:type="dxa"/>
          </w:tcPr>
          <w:p w14:paraId="1B200C31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4320" w:type="dxa"/>
          </w:tcPr>
          <w:p w14:paraId="37807344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980" w:type="dxa"/>
          </w:tcPr>
          <w:p w14:paraId="55D2CBC6" w14:textId="77777777" w:rsidR="004173D8" w:rsidRDefault="004173D8">
            <w:pPr>
              <w:rPr>
                <w:rFonts w:ascii="宋体" w:hAnsi="宋体" w:cs="Arial"/>
              </w:rPr>
            </w:pPr>
          </w:p>
        </w:tc>
      </w:tr>
      <w:tr w:rsidR="004173D8" w14:paraId="73A962AA" w14:textId="77777777">
        <w:trPr>
          <w:trHeight w:val="55"/>
        </w:trPr>
        <w:tc>
          <w:tcPr>
            <w:tcW w:w="1548" w:type="dxa"/>
          </w:tcPr>
          <w:p w14:paraId="3F95D86E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440" w:type="dxa"/>
          </w:tcPr>
          <w:p w14:paraId="729CCBB3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4320" w:type="dxa"/>
          </w:tcPr>
          <w:p w14:paraId="043F86C5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980" w:type="dxa"/>
          </w:tcPr>
          <w:p w14:paraId="1421E70C" w14:textId="77777777" w:rsidR="004173D8" w:rsidRDefault="004173D8">
            <w:pPr>
              <w:rPr>
                <w:rFonts w:ascii="宋体" w:hAnsi="宋体" w:cs="Arial"/>
              </w:rPr>
            </w:pPr>
          </w:p>
        </w:tc>
      </w:tr>
      <w:tr w:rsidR="004173D8" w14:paraId="7EDED885" w14:textId="77777777">
        <w:trPr>
          <w:trHeight w:val="55"/>
        </w:trPr>
        <w:tc>
          <w:tcPr>
            <w:tcW w:w="1548" w:type="dxa"/>
          </w:tcPr>
          <w:p w14:paraId="443B1383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440" w:type="dxa"/>
          </w:tcPr>
          <w:p w14:paraId="296856E4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4320" w:type="dxa"/>
          </w:tcPr>
          <w:p w14:paraId="22DA3B8D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980" w:type="dxa"/>
          </w:tcPr>
          <w:p w14:paraId="292B5815" w14:textId="77777777" w:rsidR="004173D8" w:rsidRDefault="004173D8">
            <w:pPr>
              <w:rPr>
                <w:rFonts w:ascii="宋体" w:hAnsi="宋体" w:cs="Arial"/>
              </w:rPr>
            </w:pPr>
          </w:p>
        </w:tc>
      </w:tr>
      <w:tr w:rsidR="004173D8" w14:paraId="71658EF0" w14:textId="77777777">
        <w:trPr>
          <w:trHeight w:val="55"/>
        </w:trPr>
        <w:tc>
          <w:tcPr>
            <w:tcW w:w="1548" w:type="dxa"/>
          </w:tcPr>
          <w:p w14:paraId="46255DAD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440" w:type="dxa"/>
          </w:tcPr>
          <w:p w14:paraId="22879D53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4320" w:type="dxa"/>
          </w:tcPr>
          <w:p w14:paraId="47AB4D12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980" w:type="dxa"/>
          </w:tcPr>
          <w:p w14:paraId="11B8962A" w14:textId="77777777" w:rsidR="004173D8" w:rsidRDefault="004173D8">
            <w:pPr>
              <w:rPr>
                <w:rFonts w:ascii="宋体" w:hAnsi="宋体" w:cs="Arial"/>
              </w:rPr>
            </w:pPr>
          </w:p>
        </w:tc>
      </w:tr>
      <w:tr w:rsidR="004173D8" w14:paraId="20105186" w14:textId="77777777">
        <w:trPr>
          <w:trHeight w:val="55"/>
        </w:trPr>
        <w:tc>
          <w:tcPr>
            <w:tcW w:w="1548" w:type="dxa"/>
          </w:tcPr>
          <w:p w14:paraId="60298A8A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440" w:type="dxa"/>
          </w:tcPr>
          <w:p w14:paraId="34B4CBFE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4320" w:type="dxa"/>
          </w:tcPr>
          <w:p w14:paraId="17028C6B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980" w:type="dxa"/>
          </w:tcPr>
          <w:p w14:paraId="57D1A0BD" w14:textId="77777777" w:rsidR="004173D8" w:rsidRDefault="004173D8">
            <w:pPr>
              <w:rPr>
                <w:rFonts w:ascii="宋体" w:hAnsi="宋体" w:cs="Arial"/>
              </w:rPr>
            </w:pPr>
          </w:p>
        </w:tc>
      </w:tr>
      <w:tr w:rsidR="004173D8" w14:paraId="76672A1B" w14:textId="77777777">
        <w:trPr>
          <w:trHeight w:val="55"/>
        </w:trPr>
        <w:tc>
          <w:tcPr>
            <w:tcW w:w="1548" w:type="dxa"/>
          </w:tcPr>
          <w:p w14:paraId="2D143382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440" w:type="dxa"/>
          </w:tcPr>
          <w:p w14:paraId="7B08D40C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4320" w:type="dxa"/>
          </w:tcPr>
          <w:p w14:paraId="1CBBB7B0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980" w:type="dxa"/>
          </w:tcPr>
          <w:p w14:paraId="6882A0FE" w14:textId="77777777" w:rsidR="004173D8" w:rsidRDefault="004173D8">
            <w:pPr>
              <w:rPr>
                <w:rFonts w:ascii="宋体" w:hAnsi="宋体" w:cs="Arial"/>
              </w:rPr>
            </w:pPr>
          </w:p>
        </w:tc>
      </w:tr>
      <w:tr w:rsidR="004173D8" w14:paraId="170AD0DF" w14:textId="77777777">
        <w:trPr>
          <w:trHeight w:val="55"/>
        </w:trPr>
        <w:tc>
          <w:tcPr>
            <w:tcW w:w="1548" w:type="dxa"/>
          </w:tcPr>
          <w:p w14:paraId="6EC734FB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440" w:type="dxa"/>
          </w:tcPr>
          <w:p w14:paraId="6B488607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4320" w:type="dxa"/>
          </w:tcPr>
          <w:p w14:paraId="584ABCB1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980" w:type="dxa"/>
          </w:tcPr>
          <w:p w14:paraId="4635BFC5" w14:textId="77777777" w:rsidR="004173D8" w:rsidRDefault="004173D8">
            <w:pPr>
              <w:rPr>
                <w:rFonts w:ascii="宋体" w:hAnsi="宋体" w:cs="Arial"/>
              </w:rPr>
            </w:pPr>
          </w:p>
        </w:tc>
      </w:tr>
      <w:tr w:rsidR="004173D8" w14:paraId="38DEC03B" w14:textId="77777777">
        <w:trPr>
          <w:trHeight w:val="55"/>
        </w:trPr>
        <w:tc>
          <w:tcPr>
            <w:tcW w:w="1548" w:type="dxa"/>
          </w:tcPr>
          <w:p w14:paraId="14FBA87F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440" w:type="dxa"/>
          </w:tcPr>
          <w:p w14:paraId="157BCD6E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4320" w:type="dxa"/>
          </w:tcPr>
          <w:p w14:paraId="4984BEC4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980" w:type="dxa"/>
          </w:tcPr>
          <w:p w14:paraId="04973BD3" w14:textId="77777777" w:rsidR="004173D8" w:rsidRDefault="004173D8">
            <w:pPr>
              <w:rPr>
                <w:rFonts w:ascii="宋体" w:hAnsi="宋体" w:cs="Arial"/>
              </w:rPr>
            </w:pPr>
          </w:p>
        </w:tc>
      </w:tr>
      <w:tr w:rsidR="004173D8" w14:paraId="5A0BF0AC" w14:textId="77777777">
        <w:trPr>
          <w:trHeight w:val="55"/>
        </w:trPr>
        <w:tc>
          <w:tcPr>
            <w:tcW w:w="1548" w:type="dxa"/>
          </w:tcPr>
          <w:p w14:paraId="54816236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440" w:type="dxa"/>
          </w:tcPr>
          <w:p w14:paraId="02A1961A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4320" w:type="dxa"/>
          </w:tcPr>
          <w:p w14:paraId="0C0806D1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980" w:type="dxa"/>
          </w:tcPr>
          <w:p w14:paraId="2AFA2937" w14:textId="77777777" w:rsidR="004173D8" w:rsidRDefault="004173D8">
            <w:pPr>
              <w:rPr>
                <w:rFonts w:ascii="宋体" w:hAnsi="宋体" w:cs="Arial"/>
              </w:rPr>
            </w:pPr>
          </w:p>
        </w:tc>
      </w:tr>
      <w:tr w:rsidR="004173D8" w14:paraId="59925F3C" w14:textId="77777777">
        <w:trPr>
          <w:trHeight w:val="55"/>
        </w:trPr>
        <w:tc>
          <w:tcPr>
            <w:tcW w:w="1548" w:type="dxa"/>
          </w:tcPr>
          <w:p w14:paraId="171CCEF1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440" w:type="dxa"/>
          </w:tcPr>
          <w:p w14:paraId="473BA441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4320" w:type="dxa"/>
          </w:tcPr>
          <w:p w14:paraId="56192E00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980" w:type="dxa"/>
          </w:tcPr>
          <w:p w14:paraId="1F068E6B" w14:textId="77777777" w:rsidR="004173D8" w:rsidRDefault="004173D8">
            <w:pPr>
              <w:rPr>
                <w:rFonts w:ascii="宋体" w:hAnsi="宋体" w:cs="Arial"/>
              </w:rPr>
            </w:pPr>
          </w:p>
        </w:tc>
      </w:tr>
      <w:tr w:rsidR="004173D8" w14:paraId="747E814E" w14:textId="77777777">
        <w:trPr>
          <w:trHeight w:val="55"/>
        </w:trPr>
        <w:tc>
          <w:tcPr>
            <w:tcW w:w="1548" w:type="dxa"/>
          </w:tcPr>
          <w:p w14:paraId="5F5C5BC2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440" w:type="dxa"/>
          </w:tcPr>
          <w:p w14:paraId="75390EF2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4320" w:type="dxa"/>
          </w:tcPr>
          <w:p w14:paraId="28FF4237" w14:textId="77777777" w:rsidR="004173D8" w:rsidRDefault="004173D8">
            <w:pPr>
              <w:rPr>
                <w:rFonts w:ascii="宋体" w:hAnsi="宋体" w:cs="Arial"/>
              </w:rPr>
            </w:pPr>
          </w:p>
        </w:tc>
        <w:tc>
          <w:tcPr>
            <w:tcW w:w="1980" w:type="dxa"/>
          </w:tcPr>
          <w:p w14:paraId="639C0BD3" w14:textId="77777777" w:rsidR="004173D8" w:rsidRDefault="004173D8">
            <w:pPr>
              <w:rPr>
                <w:rFonts w:ascii="宋体" w:hAnsi="宋体" w:cs="Arial"/>
              </w:rPr>
            </w:pPr>
          </w:p>
        </w:tc>
      </w:tr>
    </w:tbl>
    <w:p w14:paraId="34337D81" w14:textId="77777777" w:rsidR="004173D8" w:rsidRDefault="004173D8">
      <w:pPr>
        <w:rPr>
          <w:rFonts w:ascii="宋体" w:hAnsi="宋体"/>
        </w:rPr>
      </w:pPr>
    </w:p>
    <w:p w14:paraId="3662948E" w14:textId="77777777" w:rsidR="004173D8" w:rsidRDefault="00C2593E">
      <w:pPr>
        <w:rPr>
          <w:b/>
          <w:sz w:val="28"/>
        </w:rPr>
      </w:pPr>
      <w:r>
        <w:rPr>
          <w:rFonts w:ascii="宋体" w:hAnsi="宋体"/>
        </w:rPr>
        <w:br w:type="page"/>
      </w:r>
      <w:r>
        <w:rPr>
          <w:rFonts w:hint="eastAsia"/>
          <w:b/>
          <w:sz w:val="44"/>
        </w:rPr>
        <w:lastRenderedPageBreak/>
        <w:t>目</w:t>
      </w:r>
      <w:r>
        <w:rPr>
          <w:rFonts w:hint="eastAsia"/>
          <w:b/>
          <w:sz w:val="44"/>
        </w:rPr>
        <w:t xml:space="preserve"> </w:t>
      </w:r>
      <w:r>
        <w:rPr>
          <w:rFonts w:hint="eastAsia"/>
          <w:b/>
          <w:sz w:val="44"/>
        </w:rPr>
        <w:t>录</w:t>
      </w:r>
    </w:p>
    <w:p w14:paraId="7EE9EB7E" w14:textId="77777777" w:rsidR="004173D8" w:rsidRDefault="00C2593E">
      <w:pPr>
        <w:pStyle w:val="TOC1"/>
        <w:tabs>
          <w:tab w:val="right" w:leader="dot" w:pos="8312"/>
        </w:tabs>
      </w:pPr>
      <w:r>
        <w:rPr>
          <w:caps w:val="0"/>
          <w:sz w:val="21"/>
        </w:rPr>
        <w:fldChar w:fldCharType="begin"/>
      </w:r>
      <w:r>
        <w:rPr>
          <w:caps w:val="0"/>
          <w:sz w:val="21"/>
        </w:rPr>
        <w:instrText xml:space="preserve"> TOC \o "1-3" \h \z </w:instrText>
      </w:r>
      <w:r>
        <w:rPr>
          <w:caps w:val="0"/>
          <w:sz w:val="21"/>
        </w:rPr>
        <w:fldChar w:fldCharType="separate"/>
      </w:r>
      <w:hyperlink w:anchor="_Toc12286" w:history="1">
        <w:r>
          <w:rPr>
            <w:rFonts w:hint="eastAsia"/>
          </w:rPr>
          <w:t xml:space="preserve">1. </w:t>
        </w:r>
        <w:r>
          <w:rPr>
            <w:rFonts w:hint="eastAsia"/>
          </w:rPr>
          <w:t>引言</w:t>
        </w:r>
        <w:r>
          <w:tab/>
        </w:r>
        <w:r>
          <w:fldChar w:fldCharType="begin"/>
        </w:r>
        <w:r>
          <w:instrText xml:space="preserve"> PAGEREF _Toc12286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6EFC2DCB" w14:textId="77777777" w:rsidR="004173D8" w:rsidRDefault="00C2593E">
      <w:pPr>
        <w:pStyle w:val="TOC2"/>
        <w:tabs>
          <w:tab w:val="right" w:leader="dot" w:pos="8312"/>
        </w:tabs>
      </w:pPr>
      <w:hyperlink w:anchor="_Toc29414" w:history="1">
        <w:r>
          <w:rPr>
            <w:rFonts w:hint="eastAsia"/>
          </w:rPr>
          <w:t xml:space="preserve">1.1 </w:t>
        </w:r>
        <w:r>
          <w:rPr>
            <w:rFonts w:hint="eastAsia"/>
          </w:rPr>
          <w:t>目的</w:t>
        </w:r>
        <w:r>
          <w:tab/>
        </w:r>
        <w:r>
          <w:fldChar w:fldCharType="begin"/>
        </w:r>
        <w:r>
          <w:instrText xml:space="preserve"> PAGEREF _Toc29414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5B75A9AC" w14:textId="77777777" w:rsidR="004173D8" w:rsidRDefault="00C2593E">
      <w:pPr>
        <w:pStyle w:val="TOC2"/>
        <w:tabs>
          <w:tab w:val="right" w:leader="dot" w:pos="8312"/>
        </w:tabs>
      </w:pPr>
      <w:hyperlink w:anchor="_Toc11042" w:history="1">
        <w:r>
          <w:rPr>
            <w:rFonts w:hint="eastAsia"/>
          </w:rPr>
          <w:t xml:space="preserve">1.2 </w:t>
        </w:r>
        <w:r>
          <w:rPr>
            <w:rFonts w:hint="eastAsia"/>
          </w:rPr>
          <w:t>范围</w:t>
        </w:r>
        <w:r>
          <w:tab/>
        </w:r>
        <w:r>
          <w:fldChar w:fldCharType="begin"/>
        </w:r>
        <w:r>
          <w:instrText xml:space="preserve"> PAGEREF _Toc11042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BFB1F19" w14:textId="77777777" w:rsidR="004173D8" w:rsidRDefault="00C2593E">
      <w:pPr>
        <w:pStyle w:val="TOC2"/>
        <w:tabs>
          <w:tab w:val="right" w:leader="dot" w:pos="8312"/>
        </w:tabs>
      </w:pPr>
      <w:hyperlink w:anchor="_Toc29703" w:history="1">
        <w:r>
          <w:rPr>
            <w:rFonts w:hint="eastAsia"/>
          </w:rPr>
          <w:t xml:space="preserve">1.3 </w:t>
        </w:r>
        <w:r>
          <w:rPr>
            <w:rFonts w:hint="eastAsia"/>
          </w:rPr>
          <w:t>定义、首字母缩写词和缩略语</w:t>
        </w:r>
        <w:r>
          <w:tab/>
        </w:r>
        <w:r>
          <w:fldChar w:fldCharType="begin"/>
        </w:r>
        <w:r>
          <w:instrText xml:space="preserve"> PAGEREF _Toc29703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7BE4E655" w14:textId="77777777" w:rsidR="004173D8" w:rsidRDefault="00C2593E">
      <w:pPr>
        <w:pStyle w:val="TOC1"/>
        <w:tabs>
          <w:tab w:val="right" w:leader="dot" w:pos="8312"/>
        </w:tabs>
      </w:pPr>
      <w:hyperlink w:anchor="_Toc31709" w:history="1">
        <w:r>
          <w:rPr>
            <w:rFonts w:hint="eastAsia"/>
          </w:rPr>
          <w:t xml:space="preserve">2. </w:t>
        </w:r>
        <w:r>
          <w:rPr>
            <w:rFonts w:hint="eastAsia"/>
          </w:rPr>
          <w:t>软件总体概述</w:t>
        </w:r>
        <w:r>
          <w:tab/>
        </w:r>
        <w:r>
          <w:fldChar w:fldCharType="begin"/>
        </w:r>
        <w:r>
          <w:instrText xml:space="preserve"> PAGEREF _Toc31709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7654C6F" w14:textId="77777777" w:rsidR="004173D8" w:rsidRDefault="00C2593E">
      <w:pPr>
        <w:pStyle w:val="TOC2"/>
        <w:tabs>
          <w:tab w:val="right" w:leader="dot" w:pos="8312"/>
        </w:tabs>
      </w:pPr>
      <w:hyperlink w:anchor="_Toc11113" w:history="1">
        <w:r>
          <w:rPr>
            <w:rFonts w:hint="eastAsia"/>
          </w:rPr>
          <w:t xml:space="preserve">2.1 </w:t>
        </w:r>
        <w:r>
          <w:rPr>
            <w:rFonts w:hint="eastAsia"/>
          </w:rPr>
          <w:t>软件标识</w:t>
        </w:r>
        <w:r>
          <w:tab/>
        </w:r>
        <w:r>
          <w:fldChar w:fldCharType="begin"/>
        </w:r>
        <w:r>
          <w:instrText xml:space="preserve"> PAGEREF _Toc11113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2431F40D" w14:textId="77777777" w:rsidR="004173D8" w:rsidRDefault="00C2593E">
      <w:pPr>
        <w:pStyle w:val="TOC2"/>
        <w:tabs>
          <w:tab w:val="right" w:leader="dot" w:pos="8312"/>
        </w:tabs>
      </w:pPr>
      <w:hyperlink w:anchor="_Toc27624" w:history="1">
        <w:r>
          <w:rPr>
            <w:rFonts w:hint="eastAsia"/>
          </w:rPr>
          <w:t xml:space="preserve">2.2 </w:t>
        </w:r>
        <w:r>
          <w:rPr>
            <w:rFonts w:hint="eastAsia"/>
          </w:rPr>
          <w:t>软件描述</w:t>
        </w:r>
        <w:r>
          <w:tab/>
        </w:r>
        <w:r>
          <w:fldChar w:fldCharType="begin"/>
        </w:r>
        <w:r>
          <w:instrText xml:space="preserve"> PAGEREF _Toc27624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2B6C5344" w14:textId="77777777" w:rsidR="004173D8" w:rsidRDefault="00C2593E">
      <w:pPr>
        <w:pStyle w:val="TOC3"/>
        <w:tabs>
          <w:tab w:val="right" w:leader="dot" w:pos="8312"/>
        </w:tabs>
      </w:pPr>
      <w:hyperlink w:anchor="_Toc30389" w:history="1">
        <w:r>
          <w:rPr>
            <w:rFonts w:hint="eastAsia"/>
          </w:rPr>
          <w:t xml:space="preserve">2.2.1 </w:t>
        </w:r>
        <w:r>
          <w:rPr>
            <w:rFonts w:hint="eastAsia"/>
            <w:i w:val="0"/>
          </w:rPr>
          <w:t>系统属性</w:t>
        </w:r>
        <w:r>
          <w:tab/>
        </w:r>
        <w:r>
          <w:fldChar w:fldCharType="begin"/>
        </w:r>
        <w:r>
          <w:instrText xml:space="preserve"> PAGEREF _Toc30389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75C3288C" w14:textId="77777777" w:rsidR="004173D8" w:rsidRDefault="00C2593E">
      <w:pPr>
        <w:pStyle w:val="TOC3"/>
        <w:tabs>
          <w:tab w:val="right" w:leader="dot" w:pos="8312"/>
        </w:tabs>
      </w:pPr>
      <w:hyperlink w:anchor="_Toc1124" w:history="1">
        <w:r>
          <w:rPr>
            <w:rFonts w:hint="eastAsia"/>
          </w:rPr>
          <w:t xml:space="preserve">2.2.2 </w:t>
        </w:r>
        <w:r>
          <w:rPr>
            <w:rFonts w:hint="eastAsia"/>
            <w:i w:val="0"/>
          </w:rPr>
          <w:t>开发背景</w:t>
        </w:r>
        <w:r>
          <w:tab/>
        </w:r>
        <w:r>
          <w:fldChar w:fldCharType="begin"/>
        </w:r>
        <w:r>
          <w:instrText xml:space="preserve"> PAGEREF _Toc1124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5AF782B0" w14:textId="77777777" w:rsidR="004173D8" w:rsidRDefault="00C2593E">
      <w:pPr>
        <w:pStyle w:val="TOC3"/>
        <w:tabs>
          <w:tab w:val="right" w:leader="dot" w:pos="8312"/>
        </w:tabs>
      </w:pPr>
      <w:hyperlink w:anchor="_Toc22591" w:history="1">
        <w:r>
          <w:rPr>
            <w:rFonts w:hint="eastAsia"/>
          </w:rPr>
          <w:t xml:space="preserve">2.2.3 </w:t>
        </w:r>
        <w:r>
          <w:rPr>
            <w:rFonts w:hint="eastAsia"/>
            <w:i w:val="0"/>
          </w:rPr>
          <w:t>软件功能</w:t>
        </w:r>
        <w:r>
          <w:tab/>
        </w:r>
        <w:r>
          <w:fldChar w:fldCharType="begin"/>
        </w:r>
        <w:r>
          <w:instrText xml:space="preserve"> PAGEREF _Toc22591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45D6F47" w14:textId="77777777" w:rsidR="004173D8" w:rsidRDefault="00C2593E">
      <w:pPr>
        <w:pStyle w:val="TOC2"/>
        <w:tabs>
          <w:tab w:val="right" w:leader="dot" w:pos="8312"/>
        </w:tabs>
      </w:pPr>
      <w:hyperlink w:anchor="_Toc4199" w:history="1">
        <w:r>
          <w:rPr>
            <w:rFonts w:hint="eastAsia"/>
          </w:rPr>
          <w:t xml:space="preserve">2.3 </w:t>
        </w:r>
        <w:r>
          <w:rPr>
            <w:rFonts w:hint="eastAsia"/>
          </w:rPr>
          <w:t>用户的特点</w:t>
        </w:r>
        <w:r>
          <w:tab/>
        </w:r>
        <w:r>
          <w:fldChar w:fldCharType="begin"/>
        </w:r>
        <w:r>
          <w:instrText xml:space="preserve"> PAGEREF _Toc4199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F82F2B9" w14:textId="77777777" w:rsidR="004173D8" w:rsidRDefault="00C2593E">
      <w:pPr>
        <w:pStyle w:val="TOC2"/>
        <w:tabs>
          <w:tab w:val="right" w:leader="dot" w:pos="8312"/>
        </w:tabs>
      </w:pPr>
      <w:hyperlink w:anchor="_Toc3446" w:history="1">
        <w:r>
          <w:rPr>
            <w:rFonts w:hint="eastAsia"/>
          </w:rPr>
          <w:t xml:space="preserve">2.4 </w:t>
        </w:r>
        <w:r>
          <w:rPr>
            <w:rFonts w:hint="eastAsia"/>
          </w:rPr>
          <w:t>限制与约束</w:t>
        </w:r>
        <w:r>
          <w:tab/>
        </w:r>
        <w:r>
          <w:fldChar w:fldCharType="begin"/>
        </w:r>
        <w:r>
          <w:instrText xml:space="preserve"> PAGEREF _Toc3446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DA68DAF" w14:textId="77777777" w:rsidR="004173D8" w:rsidRDefault="00C2593E">
      <w:pPr>
        <w:pStyle w:val="TOC1"/>
        <w:tabs>
          <w:tab w:val="right" w:leader="dot" w:pos="8312"/>
        </w:tabs>
      </w:pPr>
      <w:hyperlink w:anchor="_Toc9124" w:history="1">
        <w:r>
          <w:rPr>
            <w:rFonts w:hint="eastAsia"/>
          </w:rPr>
          <w:t xml:space="preserve">3. </w:t>
        </w:r>
        <w:r>
          <w:rPr>
            <w:rFonts w:hint="eastAsia"/>
          </w:rPr>
          <w:t>具体需求</w:t>
        </w:r>
        <w:r>
          <w:tab/>
        </w:r>
        <w:r>
          <w:fldChar w:fldCharType="begin"/>
        </w:r>
        <w:r>
          <w:instrText xml:space="preserve"> PAGEREF _Toc9124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9962A65" w14:textId="77777777" w:rsidR="004173D8" w:rsidRDefault="00C2593E">
      <w:pPr>
        <w:pStyle w:val="TOC2"/>
        <w:tabs>
          <w:tab w:val="right" w:leader="dot" w:pos="8312"/>
        </w:tabs>
      </w:pPr>
      <w:hyperlink w:anchor="_Toc32566" w:history="1">
        <w:r>
          <w:rPr>
            <w:rFonts w:hint="eastAsia"/>
            <w:lang w:val="zh-CN"/>
          </w:rPr>
          <w:t xml:space="preserve">3.1 </w:t>
        </w:r>
        <w:r>
          <w:rPr>
            <w:rFonts w:hint="eastAsia"/>
            <w:lang w:val="zh-CN"/>
          </w:rPr>
          <w:t>用户登录</w:t>
        </w:r>
        <w:r>
          <w:tab/>
        </w:r>
        <w:r>
          <w:fldChar w:fldCharType="begin"/>
        </w:r>
        <w:r>
          <w:instrText xml:space="preserve"> PAGEREF _Toc32566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20E54AE5" w14:textId="77777777" w:rsidR="004173D8" w:rsidRDefault="00C2593E">
      <w:pPr>
        <w:pStyle w:val="TOC2"/>
        <w:tabs>
          <w:tab w:val="right" w:leader="dot" w:pos="8312"/>
        </w:tabs>
      </w:pPr>
      <w:hyperlink w:anchor="_Toc32667" w:history="1">
        <w:r>
          <w:rPr>
            <w:rFonts w:hint="eastAsia"/>
            <w:lang w:val="zh-CN"/>
          </w:rPr>
          <w:t xml:space="preserve">3.2 </w:t>
        </w:r>
        <w:r>
          <w:rPr>
            <w:rFonts w:ascii="宋体" w:hAnsi="宋体" w:cs="宋体"/>
          </w:rPr>
          <w:t>数据采集模块</w:t>
        </w:r>
        <w:r>
          <w:rPr>
            <w:rFonts w:ascii="宋体" w:hAnsi="宋体" w:cs="宋体"/>
            <w:sz w:val="24"/>
            <w:szCs w:val="24"/>
          </w:rPr>
          <w:t xml:space="preserve"> </w:t>
        </w:r>
        <w:r>
          <w:tab/>
        </w:r>
        <w:r>
          <w:fldChar w:fldCharType="begin"/>
        </w:r>
        <w:r>
          <w:instrText xml:space="preserve"> PAGEREF _Toc32667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177703BE" w14:textId="77777777" w:rsidR="004173D8" w:rsidRDefault="00C2593E">
      <w:pPr>
        <w:pStyle w:val="TOC2"/>
        <w:tabs>
          <w:tab w:val="right" w:leader="dot" w:pos="8312"/>
        </w:tabs>
      </w:pPr>
      <w:hyperlink w:anchor="_Toc15566" w:history="1">
        <w:r>
          <w:rPr>
            <w:rFonts w:hint="eastAsia"/>
            <w:lang w:val="zh-CN"/>
          </w:rPr>
          <w:t xml:space="preserve">3.3 </w:t>
        </w:r>
        <w:r>
          <w:rPr>
            <w:rFonts w:hint="eastAsia"/>
            <w:lang w:val="zh-CN" w:eastAsia="zh"/>
          </w:rPr>
          <w:t>餐厅信息管理</w:t>
        </w:r>
        <w:r>
          <w:rPr>
            <w:rFonts w:ascii="宋体" w:hAnsi="宋体" w:cs="宋体"/>
            <w:sz w:val="24"/>
            <w:szCs w:val="24"/>
          </w:rPr>
          <w:t xml:space="preserve"> </w:t>
        </w:r>
        <w:r>
          <w:tab/>
        </w:r>
        <w:r>
          <w:fldChar w:fldCharType="begin"/>
        </w:r>
        <w:r>
          <w:instrText xml:space="preserve"> PAGEREF _Toc15566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4BD74D9D" w14:textId="77777777" w:rsidR="004173D8" w:rsidRDefault="00C2593E">
      <w:pPr>
        <w:pStyle w:val="TOC2"/>
        <w:tabs>
          <w:tab w:val="right" w:leader="dot" w:pos="8312"/>
        </w:tabs>
      </w:pPr>
      <w:hyperlink w:anchor="_Toc8960" w:history="1">
        <w:r>
          <w:rPr>
            <w:rFonts w:hint="eastAsia"/>
          </w:rPr>
          <w:t xml:space="preserve">3.4 </w:t>
        </w:r>
        <w:r>
          <w:rPr>
            <w:rFonts w:ascii="宋体" w:hAnsi="宋体" w:cs="宋体"/>
          </w:rPr>
          <w:t>数据</w:t>
        </w:r>
        <w:r>
          <w:rPr>
            <w:rFonts w:ascii="宋体" w:hAnsi="宋体" w:cs="宋体" w:hint="eastAsia"/>
            <w:lang w:eastAsia="zh"/>
          </w:rPr>
          <w:t>分析</w:t>
        </w:r>
        <w:r>
          <w:rPr>
            <w:rFonts w:ascii="宋体" w:hAnsi="宋体" w:cs="宋体"/>
          </w:rPr>
          <w:t>模块</w:t>
        </w:r>
        <w:r>
          <w:rPr>
            <w:rFonts w:ascii="宋体" w:hAnsi="宋体" w:cs="宋体"/>
            <w:sz w:val="24"/>
            <w:szCs w:val="24"/>
          </w:rPr>
          <w:t xml:space="preserve"> </w:t>
        </w:r>
        <w:r>
          <w:tab/>
        </w:r>
        <w:r>
          <w:fldChar w:fldCharType="begin"/>
        </w:r>
        <w:r>
          <w:instrText xml:space="preserve"> PAGEREF _Toc8960 \h </w:instrText>
        </w:r>
        <w:r>
          <w:fldChar w:fldCharType="separate"/>
        </w:r>
        <w:r>
          <w:t>17</w:t>
        </w:r>
        <w:r>
          <w:fldChar w:fldCharType="end"/>
        </w:r>
      </w:hyperlink>
    </w:p>
    <w:p w14:paraId="1DC965B7" w14:textId="77777777" w:rsidR="004173D8" w:rsidRDefault="00C2593E">
      <w:pPr>
        <w:pStyle w:val="TOC2"/>
        <w:tabs>
          <w:tab w:val="right" w:leader="dot" w:pos="8312"/>
        </w:tabs>
      </w:pPr>
      <w:hyperlink w:anchor="_Toc19510" w:history="1">
        <w:r>
          <w:rPr>
            <w:rFonts w:hint="eastAsia"/>
          </w:rPr>
          <w:t xml:space="preserve">3.5 </w:t>
        </w:r>
        <w:r>
          <w:rPr>
            <w:rFonts w:ascii="宋体" w:hAnsi="宋体" w:cs="宋体"/>
          </w:rPr>
          <w:t>智能推荐模块</w:t>
        </w:r>
        <w:r>
          <w:rPr>
            <w:rFonts w:ascii="宋体" w:hAnsi="宋体" w:cs="宋体"/>
            <w:sz w:val="24"/>
            <w:szCs w:val="24"/>
          </w:rPr>
          <w:t xml:space="preserve"> </w:t>
        </w:r>
        <w:r>
          <w:tab/>
        </w:r>
        <w:r>
          <w:fldChar w:fldCharType="begin"/>
        </w:r>
        <w:r>
          <w:instrText xml:space="preserve"> PAGEREF _Toc19510 \h </w:instrText>
        </w:r>
        <w:r>
          <w:fldChar w:fldCharType="separate"/>
        </w:r>
        <w:r>
          <w:t>19</w:t>
        </w:r>
        <w:r>
          <w:fldChar w:fldCharType="end"/>
        </w:r>
      </w:hyperlink>
    </w:p>
    <w:p w14:paraId="524FE39D" w14:textId="77777777" w:rsidR="004173D8" w:rsidRDefault="00C2593E">
      <w:pPr>
        <w:pStyle w:val="TOC2"/>
        <w:tabs>
          <w:tab w:val="right" w:leader="dot" w:pos="8312"/>
        </w:tabs>
      </w:pPr>
      <w:hyperlink w:anchor="_Toc23965" w:history="1">
        <w:r>
          <w:rPr>
            <w:rFonts w:hint="eastAsia"/>
          </w:rPr>
          <w:t xml:space="preserve">3.6 </w:t>
        </w:r>
        <w:r>
          <w:rPr>
            <w:rFonts w:hint="eastAsia"/>
            <w:lang w:eastAsia="zh"/>
          </w:rPr>
          <w:t>后台管理模块</w:t>
        </w:r>
        <w:r>
          <w:tab/>
        </w:r>
        <w:r>
          <w:fldChar w:fldCharType="begin"/>
        </w:r>
        <w:r>
          <w:instrText xml:space="preserve"> PAGEREF _Toc23965 \h </w:instrText>
        </w:r>
        <w:r>
          <w:fldChar w:fldCharType="separate"/>
        </w:r>
        <w:r>
          <w:t>20</w:t>
        </w:r>
        <w:r>
          <w:fldChar w:fldCharType="end"/>
        </w:r>
      </w:hyperlink>
    </w:p>
    <w:p w14:paraId="5DDBD879" w14:textId="77777777" w:rsidR="004173D8" w:rsidRDefault="00C2593E">
      <w:pPr>
        <w:pStyle w:val="TOC2"/>
        <w:tabs>
          <w:tab w:val="right" w:leader="dot" w:pos="8312"/>
        </w:tabs>
      </w:pPr>
      <w:hyperlink w:anchor="_Toc24834" w:history="1">
        <w:r>
          <w:rPr>
            <w:rFonts w:hint="eastAsia"/>
          </w:rPr>
          <w:t xml:space="preserve">3.7 </w:t>
        </w:r>
        <w:r>
          <w:rPr>
            <w:rFonts w:hint="eastAsia"/>
            <w:lang w:eastAsia="zh"/>
          </w:rPr>
          <w:t>数据可视化模块</w:t>
        </w:r>
        <w:r>
          <w:tab/>
        </w:r>
        <w:r>
          <w:fldChar w:fldCharType="begin"/>
        </w:r>
        <w:r>
          <w:instrText xml:space="preserve"> PAGEREF _Toc24834 \h </w:instrText>
        </w:r>
        <w:r>
          <w:fldChar w:fldCharType="separate"/>
        </w:r>
        <w:r>
          <w:t>21</w:t>
        </w:r>
        <w:r>
          <w:fldChar w:fldCharType="end"/>
        </w:r>
      </w:hyperlink>
    </w:p>
    <w:p w14:paraId="560C7D03" w14:textId="77777777" w:rsidR="004173D8" w:rsidRDefault="00C2593E">
      <w:pPr>
        <w:pStyle w:val="TOC2"/>
        <w:tabs>
          <w:tab w:val="right" w:leader="dot" w:pos="8312"/>
        </w:tabs>
      </w:pPr>
      <w:hyperlink w:anchor="_Toc21497" w:history="1">
        <w:r>
          <w:rPr>
            <w:rFonts w:hint="eastAsia"/>
          </w:rPr>
          <w:t xml:space="preserve">3.8 </w:t>
        </w:r>
        <w:r>
          <w:rPr>
            <w:rFonts w:hint="eastAsia"/>
            <w:lang w:eastAsia="zh"/>
          </w:rPr>
          <w:t>报告生成模块</w:t>
        </w:r>
        <w:r>
          <w:tab/>
        </w:r>
        <w:r>
          <w:fldChar w:fldCharType="begin"/>
        </w:r>
        <w:r>
          <w:instrText xml:space="preserve"> PAGEREF _Toc21497 \h </w:instrText>
        </w:r>
        <w:r>
          <w:fldChar w:fldCharType="separate"/>
        </w:r>
        <w:r>
          <w:t>22</w:t>
        </w:r>
        <w:r>
          <w:fldChar w:fldCharType="end"/>
        </w:r>
      </w:hyperlink>
    </w:p>
    <w:p w14:paraId="3824BAE0" w14:textId="77777777" w:rsidR="004173D8" w:rsidRDefault="00C2593E">
      <w:pPr>
        <w:pStyle w:val="TOC2"/>
        <w:tabs>
          <w:tab w:val="right" w:leader="dot" w:pos="8312"/>
        </w:tabs>
      </w:pPr>
      <w:hyperlink w:anchor="_Toc22480" w:history="1">
        <w:r>
          <w:rPr>
            <w:rFonts w:hint="eastAsia"/>
          </w:rPr>
          <w:t xml:space="preserve">3.9 </w:t>
        </w:r>
        <w:r>
          <w:rPr>
            <w:rFonts w:hint="eastAsia"/>
            <w:lang w:eastAsia="zh"/>
          </w:rPr>
          <w:t>退出登录</w:t>
        </w:r>
        <w:r>
          <w:tab/>
        </w:r>
        <w:r>
          <w:fldChar w:fldCharType="begin"/>
        </w:r>
        <w:r>
          <w:instrText xml:space="preserve"> PAGEREF _Toc22480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7421F498" w14:textId="77777777" w:rsidR="004173D8" w:rsidRDefault="00C2593E">
      <w:pPr>
        <w:pStyle w:val="TOC1"/>
        <w:tabs>
          <w:tab w:val="right" w:leader="dot" w:pos="8312"/>
        </w:tabs>
      </w:pPr>
      <w:hyperlink w:anchor="_Toc31116" w:history="1">
        <w:r>
          <w:rPr>
            <w:rFonts w:hint="eastAsia"/>
          </w:rPr>
          <w:t xml:space="preserve">4. </w:t>
        </w:r>
        <w:r>
          <w:rPr>
            <w:rFonts w:hint="eastAsia"/>
          </w:rPr>
          <w:t>性能</w:t>
        </w:r>
        <w:r>
          <w:tab/>
        </w:r>
        <w:r>
          <w:fldChar w:fldCharType="begin"/>
        </w:r>
        <w:r>
          <w:instrText xml:space="preserve"> PAGEREF _Toc31116 \h </w:instrText>
        </w:r>
        <w:r>
          <w:fldChar w:fldCharType="separate"/>
        </w:r>
        <w:r>
          <w:t>23</w:t>
        </w:r>
        <w:r>
          <w:fldChar w:fldCharType="end"/>
        </w:r>
      </w:hyperlink>
    </w:p>
    <w:p w14:paraId="55B16786" w14:textId="77777777" w:rsidR="004173D8" w:rsidRDefault="00C2593E">
      <w:pPr>
        <w:pStyle w:val="TOC1"/>
        <w:tabs>
          <w:tab w:val="right" w:leader="dot" w:pos="8312"/>
        </w:tabs>
      </w:pPr>
      <w:hyperlink w:anchor="_Toc578" w:history="1">
        <w:r>
          <w:rPr>
            <w:rFonts w:hint="eastAsia"/>
          </w:rPr>
          <w:t xml:space="preserve">5. </w:t>
        </w:r>
        <w:r>
          <w:rPr>
            <w:rFonts w:hint="eastAsia"/>
          </w:rPr>
          <w:t>接口</w:t>
        </w:r>
        <w:r>
          <w:tab/>
        </w:r>
        <w:r>
          <w:fldChar w:fldCharType="begin"/>
        </w:r>
        <w:r>
          <w:instrText xml:space="preserve"> PAGEREF _Toc578 \h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11DD66B6" w14:textId="77777777" w:rsidR="004173D8" w:rsidRDefault="00C2593E">
      <w:pPr>
        <w:pStyle w:val="TOC2"/>
        <w:tabs>
          <w:tab w:val="right" w:leader="dot" w:pos="8312"/>
        </w:tabs>
      </w:pPr>
      <w:hyperlink w:anchor="_Toc32078" w:history="1">
        <w:r>
          <w:rPr>
            <w:rFonts w:hint="eastAsia"/>
            <w:snapToGrid/>
          </w:rPr>
          <w:t xml:space="preserve">5.1 </w:t>
        </w:r>
        <w:r>
          <w:rPr>
            <w:rFonts w:hint="eastAsia"/>
            <w:snapToGrid/>
          </w:rPr>
          <w:t>软件接口</w:t>
        </w:r>
        <w:r>
          <w:tab/>
        </w:r>
        <w:r>
          <w:fldChar w:fldCharType="begin"/>
        </w:r>
        <w:r>
          <w:instrText xml:space="preserve"> PAGEREF _Toc32078 \h </w:instrText>
        </w:r>
        <w:r>
          <w:fldChar w:fldCharType="separate"/>
        </w:r>
        <w:r>
          <w:t>24</w:t>
        </w:r>
        <w:r>
          <w:fldChar w:fldCharType="end"/>
        </w:r>
      </w:hyperlink>
    </w:p>
    <w:p w14:paraId="75B9FE39" w14:textId="77777777" w:rsidR="004173D8" w:rsidRDefault="00C2593E">
      <w:pPr>
        <w:tabs>
          <w:tab w:val="left" w:pos="400"/>
          <w:tab w:val="right" w:leader="dot" w:pos="8302"/>
        </w:tabs>
        <w:spacing w:before="120" w:after="120"/>
        <w:rPr>
          <w:b/>
          <w:sz w:val="28"/>
        </w:rPr>
        <w:sectPr w:rsidR="004173D8">
          <w:footerReference w:type="even" r:id="rId8"/>
          <w:pgSz w:w="11906" w:h="16838"/>
          <w:pgMar w:top="1440" w:right="1797" w:bottom="1440" w:left="1797" w:header="851" w:footer="992" w:gutter="0"/>
          <w:cols w:space="720"/>
          <w:docGrid w:type="linesAndChars" w:linePitch="312"/>
        </w:sectPr>
      </w:pPr>
      <w:r>
        <w:rPr>
          <w:caps/>
        </w:rPr>
        <w:fldChar w:fldCharType="end"/>
      </w:r>
    </w:p>
    <w:p w14:paraId="7B5AD40E" w14:textId="77777777" w:rsidR="004173D8" w:rsidRDefault="00C2593E">
      <w:pPr>
        <w:pStyle w:val="1"/>
      </w:pPr>
      <w:bookmarkStart w:id="2" w:name="_Toc12286"/>
      <w:r>
        <w:rPr>
          <w:rFonts w:hint="eastAsia"/>
        </w:rPr>
        <w:lastRenderedPageBreak/>
        <w:t>引言</w:t>
      </w:r>
      <w:bookmarkEnd w:id="2"/>
    </w:p>
    <w:p w14:paraId="668606F5" w14:textId="77777777" w:rsidR="004173D8" w:rsidRDefault="00C2593E">
      <w:pPr>
        <w:pStyle w:val="2"/>
      </w:pPr>
      <w:bookmarkStart w:id="3" w:name="_Toc29414"/>
      <w:r>
        <w:rPr>
          <w:rFonts w:hint="eastAsia"/>
        </w:rPr>
        <w:t>目的</w:t>
      </w:r>
      <w:bookmarkEnd w:id="3"/>
    </w:p>
    <w:p w14:paraId="3EC5D82B" w14:textId="77777777" w:rsidR="004173D8" w:rsidRDefault="00C2593E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定义上海美食大数据分析平台的总体功能与非功能要求，作为需求方与软件开发人员之间相互理解的基础</w:t>
      </w:r>
      <w:r>
        <w:rPr>
          <w:rFonts w:hint="eastAsia"/>
          <w:lang w:eastAsia="zh"/>
        </w:rPr>
        <w:t>。</w:t>
      </w:r>
    </w:p>
    <w:p w14:paraId="4702CA6E" w14:textId="77777777" w:rsidR="004173D8" w:rsidRDefault="00C2593E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提供系统设计与用户影响的相关信息，作为软件人员进行架构设计、模块开发与代码编写的基础</w:t>
      </w:r>
      <w:r>
        <w:rPr>
          <w:rFonts w:hint="eastAsia"/>
          <w:lang w:eastAsia="zh"/>
        </w:rPr>
        <w:t>。</w:t>
      </w:r>
    </w:p>
    <w:p w14:paraId="511CAB83" w14:textId="77777777" w:rsidR="004173D8" w:rsidRDefault="00C2593E">
      <w:pPr>
        <w:numPr>
          <w:ilvl w:val="0"/>
          <w:numId w:val="2"/>
        </w:numPr>
        <w:spacing w:line="360" w:lineRule="auto"/>
      </w:pPr>
      <w:r>
        <w:rPr>
          <w:rFonts w:hint="eastAsia"/>
        </w:rPr>
        <w:t>作为软件总体测试和项目验收的依据。</w:t>
      </w:r>
      <w:r>
        <w:rPr>
          <w:rFonts w:ascii="宋体" w:hAnsi="宋体" w:cs="宋体"/>
          <w:sz w:val="24"/>
          <w:szCs w:val="24"/>
        </w:rPr>
        <w:t xml:space="preserve"> </w:t>
      </w:r>
    </w:p>
    <w:p w14:paraId="53EC9A5A" w14:textId="77777777" w:rsidR="004173D8" w:rsidRDefault="00C2593E">
      <w:pPr>
        <w:pStyle w:val="2"/>
      </w:pPr>
      <w:bookmarkStart w:id="4" w:name="_Toc11042"/>
      <w:r>
        <w:rPr>
          <w:rFonts w:hint="eastAsia"/>
        </w:rPr>
        <w:t>范围</w:t>
      </w:r>
      <w:bookmarkEnd w:id="4"/>
    </w:p>
    <w:p w14:paraId="36EA5FC3" w14:textId="77777777" w:rsidR="004173D8" w:rsidRDefault="00C2593E">
      <w:pPr>
        <w:spacing w:line="360" w:lineRule="auto"/>
        <w:ind w:firstLineChars="200" w:firstLine="400"/>
        <w:rPr>
          <w:rFonts w:ascii="宋体" w:hAnsi="宋体" w:cs="宋体"/>
          <w:sz w:val="24"/>
          <w:szCs w:val="24"/>
        </w:rPr>
      </w:pPr>
      <w:r>
        <w:rPr>
          <w:rFonts w:hint="eastAsia"/>
        </w:rPr>
        <w:t>本文档适用于上海美食大数据分析平台项目，覆盖平台全生命周期的需求定义、设计开发、测试验收全流程</w:t>
      </w:r>
      <w:r>
        <w:rPr>
          <w:rFonts w:ascii="宋体" w:hAnsi="宋体" w:cs="宋体"/>
          <w:sz w:val="24"/>
          <w:szCs w:val="24"/>
        </w:rPr>
        <w:t>。</w:t>
      </w:r>
    </w:p>
    <w:p w14:paraId="58689959" w14:textId="77777777" w:rsidR="004173D8" w:rsidRDefault="00C2593E">
      <w:pPr>
        <w:pStyle w:val="2"/>
      </w:pPr>
      <w:bookmarkStart w:id="5" w:name="_Toc29703"/>
      <w:r>
        <w:rPr>
          <w:rFonts w:hint="eastAsia"/>
        </w:rPr>
        <w:t>定义、首字母缩写词和缩略语</w:t>
      </w:r>
      <w:bookmarkEnd w:id="5"/>
    </w:p>
    <w:p w14:paraId="3FCFDF8C" w14:textId="77777777" w:rsidR="004173D8" w:rsidRDefault="00C2593E">
      <w:pPr>
        <w:widowControl/>
        <w:spacing w:line="360" w:lineRule="atLeast"/>
        <w:rPr>
          <w:color w:val="000000"/>
          <w:sz w:val="21"/>
          <w:szCs w:val="21"/>
        </w:rPr>
      </w:pPr>
      <w:r>
        <w:rPr>
          <w:rFonts w:ascii="Symbol" w:eastAsia="Symbol" w:hAnsi="Symbol" w:cs="Symbol"/>
          <w:sz w:val="21"/>
          <w:szCs w:val="21"/>
        </w:rPr>
        <w:t>·</w:t>
      </w:r>
      <w:r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Style w:val="af3"/>
          <w:bCs/>
          <w:color w:val="000000"/>
          <w:sz w:val="21"/>
          <w:szCs w:val="21"/>
        </w:rPr>
        <w:t>ETL</w:t>
      </w:r>
      <w:r>
        <w:rPr>
          <w:color w:val="000000"/>
          <w:sz w:val="21"/>
          <w:szCs w:val="21"/>
        </w:rPr>
        <w:t>：</w:t>
      </w:r>
      <w:r>
        <w:rPr>
          <w:color w:val="000000"/>
          <w:sz w:val="21"/>
          <w:szCs w:val="21"/>
        </w:rPr>
        <w:t>Extract-Transform-Load</w:t>
      </w:r>
      <w:r>
        <w:rPr>
          <w:color w:val="000000"/>
          <w:sz w:val="21"/>
          <w:szCs w:val="21"/>
        </w:rPr>
        <w:t>，数据抽取、转换、加载</w:t>
      </w:r>
    </w:p>
    <w:p w14:paraId="24BFCD23" w14:textId="77777777" w:rsidR="004173D8" w:rsidRDefault="00C2593E">
      <w:pPr>
        <w:widowControl/>
        <w:spacing w:line="360" w:lineRule="atLeast"/>
        <w:rPr>
          <w:color w:val="000000"/>
          <w:sz w:val="21"/>
          <w:szCs w:val="21"/>
        </w:rPr>
      </w:pPr>
      <w:r>
        <w:rPr>
          <w:rFonts w:ascii="Symbol" w:eastAsia="Symbol" w:hAnsi="Symbol" w:cs="Symbol"/>
          <w:sz w:val="21"/>
          <w:szCs w:val="21"/>
        </w:rPr>
        <w:t>·</w:t>
      </w:r>
      <w:r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Style w:val="af3"/>
          <w:bCs/>
          <w:color w:val="000000"/>
          <w:sz w:val="21"/>
          <w:szCs w:val="21"/>
        </w:rPr>
        <w:t>NLP</w:t>
      </w:r>
      <w:r>
        <w:rPr>
          <w:color w:val="000000"/>
          <w:sz w:val="21"/>
          <w:szCs w:val="21"/>
        </w:rPr>
        <w:t>：</w:t>
      </w:r>
      <w:r>
        <w:rPr>
          <w:color w:val="000000"/>
          <w:sz w:val="21"/>
          <w:szCs w:val="21"/>
        </w:rPr>
        <w:t>Natural Language Processing</w:t>
      </w:r>
      <w:r>
        <w:rPr>
          <w:color w:val="000000"/>
          <w:sz w:val="21"/>
          <w:szCs w:val="21"/>
        </w:rPr>
        <w:t>，自然语言处理</w:t>
      </w:r>
    </w:p>
    <w:p w14:paraId="6D2D71EF" w14:textId="77777777" w:rsidR="004173D8" w:rsidRDefault="00C2593E">
      <w:pPr>
        <w:widowControl/>
        <w:spacing w:line="360" w:lineRule="atLeast"/>
        <w:rPr>
          <w:color w:val="000000"/>
          <w:sz w:val="21"/>
          <w:szCs w:val="21"/>
        </w:rPr>
      </w:pPr>
      <w:r>
        <w:rPr>
          <w:rFonts w:ascii="Symbol" w:eastAsia="Symbol" w:hAnsi="Symbol" w:cs="Symbol"/>
          <w:sz w:val="21"/>
          <w:szCs w:val="21"/>
        </w:rPr>
        <w:t>·</w:t>
      </w:r>
      <w:r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Style w:val="af3"/>
          <w:bCs/>
          <w:color w:val="000000"/>
          <w:sz w:val="21"/>
          <w:szCs w:val="21"/>
        </w:rPr>
        <w:t>JWT</w:t>
      </w:r>
      <w:r>
        <w:rPr>
          <w:color w:val="000000"/>
          <w:sz w:val="21"/>
          <w:szCs w:val="21"/>
        </w:rPr>
        <w:t>：</w:t>
      </w:r>
      <w:r>
        <w:rPr>
          <w:color w:val="000000"/>
          <w:sz w:val="21"/>
          <w:szCs w:val="21"/>
        </w:rPr>
        <w:t>JSON Web Token</w:t>
      </w:r>
      <w:r>
        <w:rPr>
          <w:color w:val="000000"/>
          <w:sz w:val="21"/>
          <w:szCs w:val="21"/>
        </w:rPr>
        <w:t>，用于用户会话管理的令牌规范</w:t>
      </w:r>
    </w:p>
    <w:p w14:paraId="0378BCD6" w14:textId="77777777" w:rsidR="004173D8" w:rsidRDefault="00C2593E">
      <w:pPr>
        <w:widowControl/>
        <w:spacing w:line="360" w:lineRule="atLeast"/>
        <w:rPr>
          <w:color w:val="000000"/>
          <w:sz w:val="21"/>
          <w:szCs w:val="21"/>
        </w:rPr>
      </w:pPr>
      <w:r>
        <w:rPr>
          <w:rFonts w:ascii="Symbol" w:eastAsia="Symbol" w:hAnsi="Symbol" w:cs="Symbol"/>
          <w:sz w:val="21"/>
          <w:szCs w:val="21"/>
        </w:rPr>
        <w:t>·</w:t>
      </w:r>
      <w:r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Style w:val="af3"/>
          <w:bCs/>
          <w:color w:val="000000"/>
          <w:sz w:val="21"/>
          <w:szCs w:val="21"/>
        </w:rPr>
        <w:t>ORM</w:t>
      </w:r>
      <w:r>
        <w:rPr>
          <w:color w:val="000000"/>
          <w:sz w:val="21"/>
          <w:szCs w:val="21"/>
        </w:rPr>
        <w:t>：</w:t>
      </w:r>
      <w:r>
        <w:rPr>
          <w:color w:val="000000"/>
          <w:sz w:val="21"/>
          <w:szCs w:val="21"/>
        </w:rPr>
        <w:t>Object Relational Mapping</w:t>
      </w:r>
      <w:r>
        <w:rPr>
          <w:color w:val="000000"/>
          <w:sz w:val="21"/>
          <w:szCs w:val="21"/>
        </w:rPr>
        <w:t>，对象关系映射</w:t>
      </w:r>
    </w:p>
    <w:p w14:paraId="49F11D82" w14:textId="77777777" w:rsidR="004173D8" w:rsidRDefault="00C2593E">
      <w:pPr>
        <w:widowControl/>
        <w:spacing w:line="360" w:lineRule="atLeast"/>
        <w:rPr>
          <w:color w:val="000000"/>
          <w:sz w:val="21"/>
          <w:szCs w:val="21"/>
        </w:rPr>
      </w:pPr>
      <w:r>
        <w:rPr>
          <w:rFonts w:ascii="Symbol" w:eastAsia="Symbol" w:hAnsi="Symbol" w:cs="Symbol"/>
          <w:sz w:val="21"/>
          <w:szCs w:val="21"/>
        </w:rPr>
        <w:t>·</w:t>
      </w:r>
      <w:r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Style w:val="af3"/>
          <w:bCs/>
          <w:color w:val="000000"/>
          <w:sz w:val="21"/>
          <w:szCs w:val="21"/>
        </w:rPr>
        <w:t>RESTful</w:t>
      </w:r>
      <w:r>
        <w:rPr>
          <w:color w:val="000000"/>
          <w:sz w:val="21"/>
          <w:szCs w:val="21"/>
        </w:rPr>
        <w:t>：一种软件架构风格，用于设计网络</w:t>
      </w:r>
      <w:r>
        <w:rPr>
          <w:color w:val="000000"/>
          <w:sz w:val="21"/>
          <w:szCs w:val="21"/>
        </w:rPr>
        <w:t xml:space="preserve"> API</w:t>
      </w:r>
    </w:p>
    <w:p w14:paraId="4205CDCE" w14:textId="77777777" w:rsidR="004173D8" w:rsidRDefault="00C2593E">
      <w:pPr>
        <w:widowControl/>
        <w:spacing w:line="360" w:lineRule="atLeast"/>
        <w:rPr>
          <w:color w:val="000000"/>
          <w:sz w:val="21"/>
          <w:szCs w:val="21"/>
        </w:rPr>
      </w:pPr>
      <w:r>
        <w:rPr>
          <w:rFonts w:ascii="Symbol" w:eastAsia="Symbol" w:hAnsi="Symbol" w:cs="Symbol"/>
          <w:sz w:val="21"/>
          <w:szCs w:val="21"/>
        </w:rPr>
        <w:t>·</w:t>
      </w:r>
      <w:r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Style w:val="af3"/>
          <w:bCs/>
          <w:color w:val="000000"/>
          <w:sz w:val="21"/>
          <w:szCs w:val="21"/>
        </w:rPr>
        <w:t>SPA</w:t>
      </w:r>
      <w:r>
        <w:rPr>
          <w:color w:val="000000"/>
          <w:sz w:val="21"/>
          <w:szCs w:val="21"/>
        </w:rPr>
        <w:t>：</w:t>
      </w:r>
      <w:r>
        <w:rPr>
          <w:color w:val="000000"/>
          <w:sz w:val="21"/>
          <w:szCs w:val="21"/>
        </w:rPr>
        <w:t>Single Page Application</w:t>
      </w:r>
      <w:r>
        <w:rPr>
          <w:color w:val="000000"/>
          <w:sz w:val="21"/>
          <w:szCs w:val="21"/>
        </w:rPr>
        <w:t>，单页应用</w:t>
      </w:r>
    </w:p>
    <w:p w14:paraId="73B53FE9" w14:textId="77777777" w:rsidR="004173D8" w:rsidRDefault="00C2593E">
      <w:pPr>
        <w:widowControl/>
        <w:spacing w:line="360" w:lineRule="atLeast"/>
        <w:rPr>
          <w:color w:val="000000"/>
          <w:sz w:val="21"/>
          <w:szCs w:val="21"/>
        </w:rPr>
      </w:pPr>
      <w:r>
        <w:rPr>
          <w:rFonts w:ascii="Symbol" w:eastAsia="Symbol" w:hAnsi="Symbol" w:cs="Symbol"/>
          <w:sz w:val="21"/>
          <w:szCs w:val="21"/>
        </w:rPr>
        <w:t>·</w:t>
      </w:r>
      <w:r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Style w:val="af3"/>
          <w:bCs/>
          <w:color w:val="000000"/>
          <w:sz w:val="21"/>
          <w:szCs w:val="21"/>
        </w:rPr>
        <w:t>OCR</w:t>
      </w:r>
      <w:r>
        <w:rPr>
          <w:color w:val="000000"/>
          <w:sz w:val="21"/>
          <w:szCs w:val="21"/>
        </w:rPr>
        <w:t>：</w:t>
      </w:r>
      <w:r>
        <w:rPr>
          <w:color w:val="000000"/>
          <w:sz w:val="21"/>
          <w:szCs w:val="21"/>
        </w:rPr>
        <w:t>Optical Character Recognition</w:t>
      </w:r>
      <w:r>
        <w:rPr>
          <w:color w:val="000000"/>
          <w:sz w:val="21"/>
          <w:szCs w:val="21"/>
        </w:rPr>
        <w:t>，光学字符识别</w:t>
      </w:r>
    </w:p>
    <w:p w14:paraId="0B61B2F3" w14:textId="77777777" w:rsidR="004173D8" w:rsidRDefault="00C2593E">
      <w:pPr>
        <w:widowControl/>
        <w:spacing w:line="360" w:lineRule="atLeast"/>
        <w:rPr>
          <w:color w:val="000000"/>
          <w:sz w:val="21"/>
          <w:szCs w:val="21"/>
        </w:rPr>
      </w:pPr>
      <w:r>
        <w:rPr>
          <w:rFonts w:ascii="Symbol" w:eastAsia="Symbol" w:hAnsi="Symbol" w:cs="Symbol"/>
          <w:sz w:val="21"/>
          <w:szCs w:val="21"/>
        </w:rPr>
        <w:t>·</w:t>
      </w:r>
      <w:r>
        <w:rPr>
          <w:rFonts w:ascii="宋体" w:hAnsi="宋体" w:cs="宋体" w:hint="eastAsia"/>
          <w:sz w:val="21"/>
          <w:szCs w:val="21"/>
        </w:rPr>
        <w:t xml:space="preserve">  </w:t>
      </w:r>
      <w:r>
        <w:rPr>
          <w:rStyle w:val="af3"/>
          <w:bCs/>
          <w:color w:val="000000"/>
          <w:sz w:val="21"/>
          <w:szCs w:val="21"/>
        </w:rPr>
        <w:t>RBAC</w:t>
      </w:r>
      <w:r>
        <w:rPr>
          <w:color w:val="000000"/>
          <w:sz w:val="21"/>
          <w:szCs w:val="21"/>
        </w:rPr>
        <w:t>：</w:t>
      </w:r>
      <w:r>
        <w:rPr>
          <w:color w:val="000000"/>
          <w:sz w:val="21"/>
          <w:szCs w:val="21"/>
        </w:rPr>
        <w:t>Role-Based Access Control</w:t>
      </w:r>
      <w:r>
        <w:rPr>
          <w:color w:val="000000"/>
          <w:sz w:val="21"/>
          <w:szCs w:val="21"/>
        </w:rPr>
        <w:t>，基于角色的访问控制</w:t>
      </w:r>
    </w:p>
    <w:p w14:paraId="3E1ADDEF" w14:textId="77777777" w:rsidR="004173D8" w:rsidRDefault="004173D8">
      <w:pPr>
        <w:widowControl/>
        <w:spacing w:line="360" w:lineRule="atLeast"/>
        <w:rPr>
          <w:color w:val="000000"/>
          <w:sz w:val="24"/>
          <w:szCs w:val="24"/>
        </w:rPr>
      </w:pPr>
    </w:p>
    <w:p w14:paraId="27C0E282" w14:textId="77777777" w:rsidR="004173D8" w:rsidRDefault="00C2593E">
      <w:pPr>
        <w:pStyle w:val="2"/>
      </w:pPr>
      <w:r>
        <w:rPr>
          <w:rFonts w:hint="eastAsia"/>
          <w:lang w:eastAsia="zh"/>
        </w:rPr>
        <w:t>参考资料</w:t>
      </w:r>
    </w:p>
    <w:p w14:paraId="2DBE500C" w14:textId="77777777" w:rsidR="004173D8" w:rsidRDefault="00C2593E">
      <w:pPr>
        <w:spacing w:line="360" w:lineRule="auto"/>
        <w:ind w:firstLineChars="200" w:firstLine="400"/>
      </w:pPr>
      <w:r>
        <w:rPr>
          <w:rFonts w:hint="eastAsia"/>
        </w:rPr>
        <w:t>《上海美食大数据分析平台</w:t>
      </w:r>
      <w:r>
        <w:rPr>
          <w:rFonts w:hint="eastAsia"/>
        </w:rPr>
        <w:t>-</w:t>
      </w:r>
      <w:r>
        <w:rPr>
          <w:rFonts w:hint="eastAsia"/>
        </w:rPr>
        <w:t>需求调研报告》</w:t>
      </w:r>
    </w:p>
    <w:p w14:paraId="7911A663" w14:textId="77777777" w:rsidR="004173D8" w:rsidRDefault="00C2593E">
      <w:pPr>
        <w:spacing w:line="360" w:lineRule="auto"/>
        <w:ind w:firstLineChars="200" w:firstLine="400"/>
      </w:pPr>
      <w:r>
        <w:rPr>
          <w:rFonts w:hint="eastAsia"/>
        </w:rPr>
        <w:t>《个人信息保护法》</w:t>
      </w:r>
    </w:p>
    <w:p w14:paraId="35290F7D" w14:textId="77777777" w:rsidR="004173D8" w:rsidRDefault="00C2593E">
      <w:pPr>
        <w:spacing w:line="360" w:lineRule="auto"/>
        <w:ind w:firstLineChars="200" w:firstLine="400"/>
      </w:pPr>
      <w:r>
        <w:rPr>
          <w:rFonts w:hint="eastAsia"/>
        </w:rPr>
        <w:t>《数据安全法》</w:t>
      </w:r>
    </w:p>
    <w:p w14:paraId="0343FB11" w14:textId="77777777" w:rsidR="004173D8" w:rsidRDefault="00C2593E">
      <w:pPr>
        <w:spacing w:line="360" w:lineRule="auto"/>
        <w:ind w:firstLineChars="200" w:firstLine="400"/>
      </w:pPr>
      <w:r>
        <w:rPr>
          <w:rFonts w:hint="eastAsia"/>
        </w:rPr>
        <w:t>《网络爬虫技术规范》</w:t>
      </w:r>
    </w:p>
    <w:p w14:paraId="620367AE" w14:textId="77777777" w:rsidR="004173D8" w:rsidRDefault="004173D8">
      <w:pPr>
        <w:spacing w:line="360" w:lineRule="auto"/>
        <w:rPr>
          <w:sz w:val="21"/>
        </w:rPr>
      </w:pPr>
    </w:p>
    <w:p w14:paraId="37AD7A5F" w14:textId="77777777" w:rsidR="004173D8" w:rsidRDefault="004173D8">
      <w:pPr>
        <w:spacing w:line="360" w:lineRule="auto"/>
        <w:ind w:leftChars="180" w:left="360"/>
        <w:rPr>
          <w:sz w:val="21"/>
        </w:rPr>
      </w:pPr>
    </w:p>
    <w:p w14:paraId="153C582B" w14:textId="77777777" w:rsidR="004173D8" w:rsidRDefault="00C2593E">
      <w:pPr>
        <w:pStyle w:val="1"/>
      </w:pPr>
      <w:bookmarkStart w:id="6" w:name="_Toc31709"/>
      <w:r>
        <w:rPr>
          <w:rFonts w:hint="eastAsia"/>
        </w:rPr>
        <w:t>软件总体概述</w:t>
      </w:r>
      <w:bookmarkEnd w:id="6"/>
    </w:p>
    <w:p w14:paraId="470F324D" w14:textId="77777777" w:rsidR="004173D8" w:rsidRDefault="00C2593E">
      <w:pPr>
        <w:ind w:firstLine="425"/>
      </w:pPr>
      <w:r>
        <w:rPr>
          <w:rFonts w:ascii="宋体" w:hAnsi="宋体" w:cs="宋体"/>
          <w:sz w:val="24"/>
          <w:szCs w:val="24"/>
        </w:rPr>
        <w:t>本文档定义了上海美食大数据分析平台的完整需求，系统由八大核心模块组成，分别为：用户登录与认证模块、数据采集模块、数据导入模块（支持MySQL/HDFS/Hive）、数据分析模块、数据可视化模块、机器学习评分预测模块、可视化报告导出模块、数据清洗日志模块。</w:t>
      </w:r>
      <w:r>
        <w:rPr>
          <w:rFonts w:ascii="宋体" w:hAnsi="宋体" w:cs="宋体"/>
          <w:sz w:val="24"/>
          <w:szCs w:val="24"/>
        </w:rPr>
      </w:r>
    </w:p>
    <w:p w14:paraId="2D099528" w14:textId="77777777" w:rsidR="004173D8" w:rsidRDefault="00C2593E">
      <w:pPr>
        <w:pStyle w:val="2"/>
      </w:pPr>
      <w:bookmarkStart w:id="7" w:name="_Toc11113"/>
      <w:r>
        <w:rPr>
          <w:rFonts w:hint="eastAsia"/>
        </w:rPr>
        <w:lastRenderedPageBreak/>
        <w:t>软件标识</w:t>
      </w:r>
      <w:bookmarkEnd w:id="7"/>
    </w:p>
    <w:p w14:paraId="63ABE98F" w14:textId="77777777" w:rsidR="004173D8" w:rsidRDefault="00C2593E">
      <w:pPr>
        <w:spacing w:line="360" w:lineRule="auto"/>
        <w:ind w:firstLineChars="200" w:firstLine="420"/>
        <w:jc w:val="both"/>
        <w:rPr>
          <w:sz w:val="21"/>
        </w:rPr>
      </w:pPr>
      <w:r>
        <w:rPr>
          <w:rFonts w:hint="eastAsia"/>
          <w:sz w:val="21"/>
        </w:rPr>
        <w:t>软件全名称：</w:t>
      </w:r>
      <w:r>
        <w:rPr>
          <w:rFonts w:ascii="宋体" w:hAnsi="Times New Roman" w:cs="宋体" w:hint="eastAsia"/>
          <w:lang w:bidi="ar"/>
        </w:rPr>
        <w:t>上海美食大数据分析平台</w:t>
      </w:r>
    </w:p>
    <w:p w14:paraId="552BFE78" w14:textId="77777777" w:rsidR="004173D8" w:rsidRDefault="00C2593E">
      <w:pPr>
        <w:spacing w:line="360" w:lineRule="auto"/>
        <w:ind w:firstLineChars="200" w:firstLine="420"/>
        <w:jc w:val="both"/>
        <w:rPr>
          <w:sz w:val="21"/>
          <w:lang w:eastAsia="zh"/>
        </w:rPr>
      </w:pPr>
      <w:r>
        <w:rPr>
          <w:rFonts w:hint="eastAsia"/>
          <w:sz w:val="21"/>
        </w:rPr>
        <w:t>软件缩称：</w:t>
      </w:r>
      <w:r>
        <w:rPr>
          <w:rFonts w:hint="eastAsia"/>
          <w:sz w:val="21"/>
          <w:lang w:eastAsia="zh"/>
        </w:rPr>
        <w:t>SHMS</w:t>
      </w:r>
    </w:p>
    <w:p w14:paraId="13CE3489" w14:textId="77777777" w:rsidR="004173D8" w:rsidRDefault="00C2593E">
      <w:pPr>
        <w:spacing w:line="360" w:lineRule="auto"/>
        <w:ind w:firstLineChars="200" w:firstLine="420"/>
        <w:jc w:val="both"/>
        <w:rPr>
          <w:sz w:val="21"/>
        </w:rPr>
      </w:pPr>
      <w:r>
        <w:rPr>
          <w:rFonts w:hint="eastAsia"/>
          <w:sz w:val="21"/>
        </w:rPr>
        <w:t>版本号：</w:t>
      </w:r>
      <w:r>
        <w:rPr>
          <w:rFonts w:hint="eastAsia"/>
          <w:sz w:val="21"/>
        </w:rPr>
        <w:t xml:space="preserve">1.0 </w:t>
      </w:r>
    </w:p>
    <w:p w14:paraId="68C237AB" w14:textId="77777777" w:rsidR="004173D8" w:rsidRDefault="004173D8">
      <w:pPr>
        <w:spacing w:line="360" w:lineRule="auto"/>
        <w:ind w:firstLineChars="200" w:firstLine="420"/>
        <w:jc w:val="both"/>
        <w:rPr>
          <w:sz w:val="21"/>
        </w:rPr>
      </w:pPr>
    </w:p>
    <w:p w14:paraId="7DDE9B65" w14:textId="77777777" w:rsidR="004173D8" w:rsidRDefault="00C2593E">
      <w:pPr>
        <w:pStyle w:val="2"/>
      </w:pPr>
      <w:bookmarkStart w:id="8" w:name="_Toc27624"/>
      <w:r>
        <w:rPr>
          <w:rFonts w:hint="eastAsia"/>
        </w:rPr>
        <w:t>软件描述</w:t>
      </w:r>
      <w:bookmarkEnd w:id="8"/>
    </w:p>
    <w:p w14:paraId="5FFC70B1" w14:textId="77777777" w:rsidR="004173D8" w:rsidRDefault="00C2593E">
      <w:pPr>
        <w:pStyle w:val="3"/>
        <w:rPr>
          <w:i w:val="0"/>
          <w:iCs/>
        </w:rPr>
      </w:pPr>
      <w:bookmarkStart w:id="9" w:name="_Toc30389"/>
      <w:r>
        <w:rPr>
          <w:rFonts w:hint="eastAsia"/>
          <w:i w:val="0"/>
          <w:iCs/>
        </w:rPr>
        <w:t>系统属性</w:t>
      </w:r>
      <w:bookmarkEnd w:id="9"/>
    </w:p>
    <w:p w14:paraId="727C3201" w14:textId="77777777" w:rsidR="004173D8" w:rsidRDefault="00C2593E">
      <w:pPr>
        <w:ind w:firstLine="425"/>
      </w:pPr>
      <w:r>
        <w:rPr>
          <w:rFonts w:hint="eastAsia"/>
        </w:rPr>
        <w:t>本系统是一套独立开发的 Web 端大数据分析平台，集数据采集、数据清洗存储、多维度数据分析、可视化展示于一体，面向上海餐饮行业监管部门、餐饮从业者、市场研究机构及普通消费者提供数据驱动的决策支持与信息服务。</w:t>
      </w:r>
      <w:r>
        <w:rPr>
          <w:rFonts w:hint="eastAsia"/>
        </w:rPr>
      </w:r>
      <w:r>
        <w:rPr>
          <w:rFonts w:hint="eastAsia"/>
        </w:rPr>
      </w:r>
    </w:p>
    <w:p w14:paraId="21974C4C" w14:textId="77777777" w:rsidR="004173D8" w:rsidRDefault="00C2593E">
      <w:pPr>
        <w:pStyle w:val="3"/>
        <w:rPr>
          <w:i w:val="0"/>
          <w:iCs/>
        </w:rPr>
      </w:pPr>
      <w:bookmarkStart w:id="10" w:name="_Toc1124"/>
      <w:r>
        <w:rPr>
          <w:rFonts w:hint="eastAsia"/>
          <w:i w:val="0"/>
          <w:iCs/>
        </w:rPr>
        <w:t>开发背景</w:t>
      </w:r>
      <w:bookmarkEnd w:id="10"/>
    </w:p>
    <w:p w14:paraId="4456C3DE" w14:textId="77777777" w:rsidR="004173D8" w:rsidRDefault="00C2593E">
      <w:pPr>
        <w:ind w:firstLine="425"/>
      </w:pPr>
      <w:r>
        <w:rPr>
          <w:rFonts w:hint="eastAsia"/>
        </w:rPr>
        <w:t>随着上海餐饮行业数字化进程加快，市场竞争日趋激烈，餐饮监管部门、餐饮从业者、市场研究机构及普通消费者，均存在对全域餐饮数据的深度分析需求。当前餐饮数据分散在多个互联网平台及政府公开渠道，存在信息不对称、整合分析效率低、决策缺乏数据支撑等痛点。</w:t>
      </w:r>
    </w:p>
    <w:p w14:paraId="4FA507B2" w14:textId="77777777" w:rsidR="004173D8" w:rsidRDefault="00C2593E">
      <w:pPr>
        <w:ind w:firstLine="425"/>
      </w:pPr>
      <w:r>
        <w:rPr>
          <w:rFonts w:hint="eastAsia"/>
        </w:rPr>
        <w:t>《上海美食大数据分析平台》通过多源数据采集、标准化处</w:t>
      </w:r>
      <w:r>
        <w:rPr>
          <w:rFonts w:hint="eastAsia"/>
        </w:rPr>
        <w:t>理、智能化分析，实现上海餐饮市场全域数据的一站式查询、多维度分析、可视化展示与自动化报告生成，满足监管、经营、消费、研究四类核心场景的需求。</w:t>
      </w:r>
    </w:p>
    <w:p w14:paraId="09250EA9" w14:textId="77777777" w:rsidR="004173D8" w:rsidRDefault="00C2593E">
      <w:pPr>
        <w:pStyle w:val="3"/>
        <w:rPr>
          <w:i w:val="0"/>
          <w:iCs/>
        </w:rPr>
      </w:pPr>
      <w:r>
        <w:rPr>
          <w:rFonts w:hint="eastAsia"/>
          <w:i w:val="0"/>
          <w:iCs/>
        </w:rPr>
        <w:t>需求描述</w:t>
      </w:r>
    </w:p>
    <w:p w14:paraId="6DB01872" w14:textId="77777777" w:rsidR="004173D8" w:rsidRDefault="00C2593E">
      <w:r>
        <w:rPr>
          <w:rFonts w:hint="eastAsia"/>
        </w:rPr>
        <w:t>平台使用方在餐饮数据管理与应用过程中，核心需求如下：</w:t>
      </w:r>
    </w:p>
    <w:p w14:paraId="17A6D051" w14:textId="77777777" w:rsidR="004173D8" w:rsidRDefault="00C2593E">
      <w:r>
        <w:rPr>
          <w:rFonts w:hint="eastAsia"/>
        </w:rPr>
        <w:t>第一：要实现多源餐饮数据的自动化采集，覆盖美团等互联网平台数据，明确数据来源、采集时间、更新频率。</w:t>
      </w:r>
    </w:p>
    <w:p w14:paraId="7592737D" w14:textId="77777777" w:rsidR="004173D8" w:rsidRDefault="00C2593E">
      <w:r>
        <w:rPr>
          <w:rFonts w:hint="eastAsia"/>
        </w:rPr>
        <w:t>第二：要对采集的原始数据进行标准化清洗，完成去重、格式统一、异常值处理、敏感信息脱敏，保障数据质量。</w:t>
      </w:r>
    </w:p>
    <w:p w14:paraId="0E6567DE" w14:textId="77777777" w:rsidR="004173D8" w:rsidRDefault="00C2593E">
      <w:r>
        <w:rPr>
          <w:rFonts w:hint="eastAsia"/>
        </w:rPr>
        <w:t>第三：要实现餐饮数据多维度分析，覆盖区域、价格、口碑</w:t>
      </w:r>
      <w:r>
        <w:rPr>
          <w:rFonts w:hint="eastAsia"/>
          <w:lang w:eastAsia="zh"/>
        </w:rPr>
        <w:t>三</w:t>
      </w:r>
      <w:r>
        <w:rPr>
          <w:rFonts w:hint="eastAsia"/>
        </w:rPr>
        <w:t>大核心维度，支持基</w:t>
      </w:r>
      <w:r>
        <w:rPr>
          <w:rFonts w:hint="eastAsia"/>
        </w:rPr>
        <w:t>于</w:t>
      </w:r>
      <w:r>
        <w:rPr>
          <w:rFonts w:hint="eastAsia"/>
        </w:rPr>
        <w:t xml:space="preserve"> NLP </w:t>
      </w:r>
      <w:r>
        <w:rPr>
          <w:rFonts w:hint="eastAsia"/>
        </w:rPr>
        <w:t>的评论情感分析与关键词挖掘。</w:t>
      </w:r>
    </w:p>
    <w:p w14:paraId="634E6106" w14:textId="77777777" w:rsidR="004173D8" w:rsidRDefault="00C2593E">
      <w:r>
        <w:rPr>
          <w:rFonts w:hint="eastAsia"/>
        </w:rPr>
        <w:t>第四：要实现分析结果的可视化展示，通过地图、折线图、柱状图、雷达图、词云等多种形式，直观呈现数据洞察。</w:t>
      </w:r>
    </w:p>
    <w:p w14:paraId="50ED17EB" w14:textId="77777777" w:rsidR="004173D8" w:rsidRDefault="00C2593E">
      <w:r>
        <w:rPr>
          <w:rFonts w:hint="eastAsia"/>
        </w:rPr>
      </w:r>
    </w:p>
    <w:p w14:paraId="32BB6C10" w14:textId="77777777" w:rsidR="004173D8" w:rsidRDefault="00C2593E"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5B2D658C" w14:textId="77777777" w:rsidR="004173D8" w:rsidRDefault="00C2593E">
      <w:r>
        <w:rPr>
          <w:rFonts w:hint="eastAsia"/>
        </w:rPr>
        <w:t>第五：要实现数据导入功能，支持将数据集（CSV/JSON/Excel）导入到MySQL数据库、上传至HDFS分布式存储或加载到Hive数据仓库表，每个清洗步骤均记录操作日志，供前端实时查看。第六：要实现可视化报告导出功能，后端使用matplotlib生成图表图片、reportlab排版组合生成PDF，包含各图表图片及对应文字说明，支持浏览器一键下载。第七：要实现机器学习评分预测功能，基于随机森林回归算法（scikit-learn），根据菜系、区域、人均消费预测餐厅评分，并展示R²、RMSE精度指标及置信区间。第八：要实现数据清洗过程日志显示功能，前端页面实时展示每步清洗操作的阶段（load/dedup/normalize/validate/insert/hdfs/hive）、级别（INFO/WARNING/ERROR）和影响记录数，支持按任务和级别筛选，支持自动刷新。第九：所有数据修改、管理操作均需在登录状态下进行，基于角色实现权限分级管控。</w:t>
      </w:r>
    </w:p>
    <w:p w14:paraId="779D8D7D" w14:textId="77777777" w:rsidR="004173D8" w:rsidRDefault="00C2593E">
      <w:pPr>
        <w:pStyle w:val="3"/>
        <w:rPr>
          <w:i w:val="0"/>
          <w:iCs/>
        </w:rPr>
      </w:pPr>
      <w:r>
        <w:rPr>
          <w:rFonts w:hint="eastAsia"/>
          <w:i w:val="0"/>
          <w:iCs/>
        </w:rPr>
        <w:t>基础功能描述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9"/>
        <w:gridCol w:w="1620"/>
        <w:gridCol w:w="5349"/>
      </w:tblGrid>
      <w:tr w:rsidR="004173D8" w14:paraId="0E80ACDE" w14:textId="77777777">
        <w:trPr>
          <w:trHeight w:val="485"/>
        </w:trPr>
        <w:tc>
          <w:tcPr>
            <w:tcW w:w="1559" w:type="dxa"/>
          </w:tcPr>
          <w:p w14:paraId="7249E83F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功能模块</w:t>
            </w:r>
          </w:p>
        </w:tc>
        <w:tc>
          <w:tcPr>
            <w:tcW w:w="1620" w:type="dxa"/>
          </w:tcPr>
          <w:p w14:paraId="185FB233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功能项</w:t>
            </w:r>
          </w:p>
        </w:tc>
        <w:tc>
          <w:tcPr>
            <w:tcW w:w="5349" w:type="dxa"/>
          </w:tcPr>
          <w:p w14:paraId="2A440500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描述</w:t>
            </w:r>
          </w:p>
        </w:tc>
      </w:tr>
      <w:tr w:rsidR="004173D8" w14:paraId="01D195BC" w14:textId="77777777">
        <w:tc>
          <w:tcPr>
            <w:tcW w:w="8528" w:type="dxa"/>
            <w:gridSpan w:val="3"/>
          </w:tcPr>
          <w:p w14:paraId="79746848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前端功能</w:t>
            </w:r>
          </w:p>
        </w:tc>
      </w:tr>
      <w:tr w:rsidR="004173D8" w14:paraId="358823B6" w14:textId="77777777">
        <w:tc>
          <w:tcPr>
            <w:tcW w:w="1559" w:type="dxa"/>
          </w:tcPr>
          <w:p w14:paraId="6069FF46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首页</w:t>
            </w:r>
          </w:p>
        </w:tc>
        <w:tc>
          <w:tcPr>
            <w:tcW w:w="1620" w:type="dxa"/>
          </w:tcPr>
          <w:p w14:paraId="5D730030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数据概览</w:t>
            </w:r>
          </w:p>
        </w:tc>
        <w:tc>
          <w:tcPr>
            <w:tcW w:w="5349" w:type="dxa"/>
          </w:tcPr>
          <w:p w14:paraId="1FDB2787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展示上海餐饮行业核心数据指标，如餐厅总量、菜系分布、平均消费水平、热门商圈排行，提供核心功能入口</w:t>
            </w:r>
          </w:p>
        </w:tc>
      </w:tr>
      <w:tr w:rsidR="004173D8" w14:paraId="07481178" w14:textId="77777777">
        <w:tc>
          <w:tcPr>
            <w:tcW w:w="1559" w:type="dxa"/>
          </w:tcPr>
          <w:p w14:paraId="42CEC366" w14:textId="77777777" w:rsidR="004173D8" w:rsidRDefault="004173D8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  <w:tc>
          <w:tcPr>
            <w:tcW w:w="1620" w:type="dxa"/>
          </w:tcPr>
          <w:p w14:paraId="112B086F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搜索功能</w:t>
            </w:r>
          </w:p>
        </w:tc>
        <w:tc>
          <w:tcPr>
            <w:tcW w:w="5349" w:type="dxa"/>
          </w:tcPr>
          <w:p w14:paraId="3AEF3EC6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顶部搜索框支持输入关键词搜索相关餐厅、菜系、商圈数据，</w:t>
            </w:r>
            <w:r>
              <w:rPr>
                <w:rFonts w:ascii="微软雅黑" w:eastAsia="微软雅黑" w:hAnsi="微软雅黑"/>
              </w:rPr>
              <w:lastRenderedPageBreak/>
              <w:t>提供智能联想搜索</w:t>
            </w:r>
          </w:p>
        </w:tc>
      </w:tr>
      <w:tr w:rsidR="004173D8" w14:paraId="59C4FD71" w14:textId="77777777">
        <w:tc>
          <w:tcPr>
            <w:tcW w:w="1559" w:type="dxa"/>
          </w:tcPr>
          <w:p w14:paraId="72D2CC68" w14:textId="77777777" w:rsidR="004173D8" w:rsidRDefault="004173D8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  <w:tc>
          <w:tcPr>
            <w:tcW w:w="1620" w:type="dxa"/>
          </w:tcPr>
          <w:p w14:paraId="1BF8AB3E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导航栏</w:t>
            </w:r>
          </w:p>
        </w:tc>
        <w:tc>
          <w:tcPr>
            <w:tcW w:w="5349" w:type="dxa"/>
          </w:tcPr>
          <w:p w14:paraId="2DCE2DEF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包含</w:t>
            </w:r>
            <w:r>
              <w:rPr>
                <w:rFonts w:ascii="微软雅黑" w:eastAsia="微软雅黑" w:hAnsi="微软雅黑"/>
              </w:rPr>
              <w:t xml:space="preserve"> “</w:t>
            </w:r>
            <w:r>
              <w:rPr>
                <w:rFonts w:ascii="微软雅黑" w:eastAsia="微软雅黑" w:hAnsi="微软雅黑"/>
              </w:rPr>
              <w:t>餐厅查询</w:t>
            </w:r>
            <w:r>
              <w:rPr>
                <w:rFonts w:ascii="微软雅黑" w:eastAsia="微软雅黑" w:hAnsi="微软雅黑"/>
              </w:rPr>
              <w:t>”“</w:t>
            </w:r>
            <w:r>
              <w:rPr>
                <w:rFonts w:ascii="微软雅黑" w:eastAsia="微软雅黑" w:hAnsi="微软雅黑"/>
              </w:rPr>
              <w:t>区域分析</w:t>
            </w:r>
            <w:r>
              <w:rPr>
                <w:rFonts w:ascii="微软雅黑" w:eastAsia="微软雅黑" w:hAnsi="微软雅黑"/>
              </w:rPr>
              <w:t>”“</w:t>
            </w:r>
            <w:r>
              <w:rPr>
                <w:rFonts w:ascii="微软雅黑" w:eastAsia="微软雅黑" w:hAnsi="微软雅黑"/>
              </w:rPr>
              <w:t>口碑分析</w:t>
            </w:r>
            <w:r>
              <w:rPr>
                <w:rFonts w:ascii="微软雅黑" w:eastAsia="微软雅黑" w:hAnsi="微软雅黑"/>
              </w:rPr>
              <w:t>”“</w:t>
            </w:r>
            <w:r>
              <w:rPr>
                <w:rFonts w:ascii="微软雅黑" w:eastAsia="微软雅黑" w:hAnsi="微软雅黑"/>
              </w:rPr>
              <w:t>市场报告</w:t>
            </w:r>
            <w:r>
              <w:rPr>
                <w:rFonts w:ascii="微软雅黑" w:eastAsia="微软雅黑" w:hAnsi="微软雅黑"/>
              </w:rPr>
              <w:t>”“</w:t>
            </w:r>
            <w:r>
              <w:rPr>
                <w:rFonts w:ascii="微软雅黑" w:eastAsia="微软雅黑" w:hAnsi="微软雅黑"/>
              </w:rPr>
              <w:t>智能推荐</w:t>
            </w:r>
            <w:r>
              <w:rPr>
                <w:rFonts w:ascii="微软雅黑" w:eastAsia="微软雅黑" w:hAnsi="微软雅黑"/>
              </w:rPr>
              <w:t xml:space="preserve">” </w:t>
            </w:r>
            <w:r>
              <w:rPr>
                <w:rFonts w:ascii="微软雅黑" w:eastAsia="微软雅黑" w:hAnsi="微软雅黑"/>
              </w:rPr>
              <w:t>等主要导航菜单及二级子菜单，方便用户切换功能模块</w:t>
            </w:r>
          </w:p>
        </w:tc>
      </w:tr>
      <w:tr w:rsidR="004173D8" w14:paraId="42C59E9A" w14:textId="77777777">
        <w:tc>
          <w:tcPr>
            <w:tcW w:w="1559" w:type="dxa"/>
          </w:tcPr>
          <w:p w14:paraId="753BCD29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餐厅</w:t>
            </w:r>
            <w:r>
              <w:rPr>
                <w:rFonts w:ascii="微软雅黑" w:eastAsia="微软雅黑" w:hAnsi="微软雅黑" w:hint="eastAsia"/>
                <w:lang w:eastAsia="zh"/>
              </w:rPr>
              <w:t>搜索</w:t>
            </w:r>
            <w:r>
              <w:rPr>
                <w:rFonts w:ascii="微软雅黑" w:eastAsia="微软雅黑" w:hAnsi="微软雅黑"/>
              </w:rPr>
              <w:t>模块</w:t>
            </w:r>
          </w:p>
        </w:tc>
        <w:tc>
          <w:tcPr>
            <w:tcW w:w="1620" w:type="dxa"/>
          </w:tcPr>
          <w:p w14:paraId="123A9A6E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多维度搜索</w:t>
            </w:r>
          </w:p>
        </w:tc>
        <w:tc>
          <w:tcPr>
            <w:tcW w:w="5349" w:type="dxa"/>
          </w:tcPr>
          <w:p w14:paraId="6D431D3D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支持按菜系、行政区、商圈、价格区间、评分、特色服务等多条件组合筛选餐厅</w:t>
            </w:r>
          </w:p>
        </w:tc>
      </w:tr>
      <w:tr w:rsidR="004173D8" w14:paraId="2B6A2757" w14:textId="77777777">
        <w:tc>
          <w:tcPr>
            <w:tcW w:w="1559" w:type="dxa"/>
          </w:tcPr>
          <w:p w14:paraId="32625416" w14:textId="77777777" w:rsidR="004173D8" w:rsidRDefault="004173D8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  <w:tc>
          <w:tcPr>
            <w:tcW w:w="1620" w:type="dxa"/>
          </w:tcPr>
          <w:p w14:paraId="0140972E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餐厅详情</w:t>
            </w:r>
          </w:p>
        </w:tc>
        <w:tc>
          <w:tcPr>
            <w:tcW w:w="5349" w:type="dxa"/>
          </w:tcPr>
          <w:p w14:paraId="25F46241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展示餐厅基础信息、评分数据、菜品信息、用户评论、地理位置、相似餐厅推荐</w:t>
            </w:r>
          </w:p>
        </w:tc>
      </w:tr>
      <w:tr w:rsidR="004173D8" w14:paraId="4FDCDEBF" w14:textId="77777777">
        <w:tc>
          <w:tcPr>
            <w:tcW w:w="1559" w:type="dxa"/>
          </w:tcPr>
          <w:p w14:paraId="2273FDC6" w14:textId="77777777" w:rsidR="004173D8" w:rsidRDefault="004173D8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  <w:tc>
          <w:tcPr>
            <w:tcW w:w="1620" w:type="dxa"/>
          </w:tcPr>
          <w:p w14:paraId="56DB69DC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收藏功能</w:t>
            </w:r>
          </w:p>
        </w:tc>
        <w:tc>
          <w:tcPr>
            <w:tcW w:w="5349" w:type="dxa"/>
          </w:tcPr>
          <w:p w14:paraId="3A7905B6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用户可收藏心仪餐厅，支持收藏列表统一管理</w:t>
            </w:r>
          </w:p>
        </w:tc>
      </w:tr>
      <w:tr w:rsidR="004173D8" w14:paraId="7F1B2B0C" w14:textId="77777777">
        <w:tc>
          <w:tcPr>
            <w:tcW w:w="1559" w:type="dxa"/>
          </w:tcPr>
          <w:p w14:paraId="675A381A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数据分析模块</w:t>
            </w:r>
          </w:p>
        </w:tc>
        <w:tc>
          <w:tcPr>
            <w:tcW w:w="1620" w:type="dxa"/>
          </w:tcPr>
          <w:p w14:paraId="0B271ACF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区域分析</w:t>
            </w:r>
          </w:p>
        </w:tc>
        <w:tc>
          <w:tcPr>
            <w:tcW w:w="5349" w:type="dxa"/>
          </w:tcPr>
          <w:p w14:paraId="763C371C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统计各商圈餐厅密度、菜系分布、消费水平，生成热力图数据</w:t>
            </w:r>
          </w:p>
        </w:tc>
      </w:tr>
      <w:tr w:rsidR="004173D8" w14:paraId="51924F86" w14:textId="77777777">
        <w:tc>
          <w:tcPr>
            <w:tcW w:w="1559" w:type="dxa"/>
          </w:tcPr>
          <w:p w14:paraId="504F718E" w14:textId="77777777" w:rsidR="004173D8" w:rsidRDefault="004173D8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  <w:tc>
          <w:tcPr>
            <w:tcW w:w="1620" w:type="dxa"/>
          </w:tcPr>
          <w:p w14:paraId="12C43AB7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价格分析</w:t>
            </w:r>
          </w:p>
        </w:tc>
        <w:tc>
          <w:tcPr>
            <w:tcW w:w="5349" w:type="dxa"/>
          </w:tcPr>
          <w:p w14:paraId="0D0D4810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统计不同价格区间餐厅分布、不同菜系平均消费水平、价格时间趋势，计算性价比排行</w:t>
            </w:r>
          </w:p>
        </w:tc>
      </w:tr>
      <w:tr w:rsidR="004173D8" w14:paraId="3AA31A18" w14:textId="77777777">
        <w:tc>
          <w:tcPr>
            <w:tcW w:w="1559" w:type="dxa"/>
          </w:tcPr>
          <w:p w14:paraId="7501ACFB" w14:textId="77777777" w:rsidR="004173D8" w:rsidRDefault="004173D8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  <w:tc>
          <w:tcPr>
            <w:tcW w:w="1620" w:type="dxa"/>
          </w:tcPr>
          <w:p w14:paraId="5C560933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口碑分析</w:t>
            </w:r>
          </w:p>
        </w:tc>
        <w:tc>
          <w:tcPr>
            <w:tcW w:w="5349" w:type="dxa"/>
          </w:tcPr>
          <w:p w14:paraId="6BABD8A5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基于</w:t>
            </w:r>
            <w:r>
              <w:rPr>
                <w:rFonts w:ascii="微软雅黑" w:eastAsia="微软雅黑" w:hAnsi="微软雅黑"/>
              </w:rPr>
              <w:t xml:space="preserve"> NLP </w:t>
            </w:r>
            <w:r>
              <w:rPr>
                <w:rFonts w:ascii="微软雅黑" w:eastAsia="微软雅黑" w:hAnsi="微软雅黑"/>
              </w:rPr>
              <w:t>实现用户评论情感分析、热门菜品挖掘、服务质量分析、关键词提取与词云生成</w:t>
            </w:r>
          </w:p>
        </w:tc>
      </w:tr>
      <w:tr w:rsidR="004173D8" w14:paraId="2EC7B4DD" w14:textId="77777777">
        <w:tc>
          <w:tcPr>
            <w:tcW w:w="1559" w:type="dxa"/>
          </w:tcPr>
          <w:p w14:paraId="1E2CD0C7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数据可视化模块</w:t>
            </w:r>
          </w:p>
        </w:tc>
        <w:tc>
          <w:tcPr>
            <w:tcW w:w="1620" w:type="dxa"/>
          </w:tcPr>
          <w:p w14:paraId="385235C4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地图可视化</w:t>
            </w:r>
          </w:p>
        </w:tc>
        <w:tc>
          <w:tcPr>
            <w:tcW w:w="5349" w:type="dxa"/>
          </w:tcPr>
          <w:p w14:paraId="44E56104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在高德地图上实现餐厅位置标注、分布热力图展示、商圈边界展示、筛选联动</w:t>
            </w:r>
          </w:p>
        </w:tc>
      </w:tr>
      <w:tr w:rsidR="004173D8" w14:paraId="747CBA6F" w14:textId="77777777">
        <w:tc>
          <w:tcPr>
            <w:tcW w:w="1559" w:type="dxa"/>
          </w:tcPr>
          <w:p w14:paraId="3E725708" w14:textId="77777777" w:rsidR="004173D8" w:rsidRDefault="004173D8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  <w:tc>
          <w:tcPr>
            <w:tcW w:w="1620" w:type="dxa"/>
          </w:tcPr>
          <w:p w14:paraId="43819217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图表可视化</w:t>
            </w:r>
          </w:p>
        </w:tc>
        <w:tc>
          <w:tcPr>
            <w:tcW w:w="5349" w:type="dxa"/>
          </w:tcPr>
          <w:p w14:paraId="5CCE616F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通过折线图、柱状图、饼图、雷达图、散点图、词云图、仪表盘实现分析结果可视化</w:t>
            </w:r>
          </w:p>
        </w:tc>
      </w:tr>
      <w:tr w:rsidR="004173D8" w14:paraId="71DEF705" w14:textId="77777777">
        <w:tc>
          <w:tcPr>
            <w:tcW w:w="1559" w:type="dxa"/>
          </w:tcPr>
          <w:p w14:paraId="70092FBA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智能推荐模块</w:t>
            </w:r>
          </w:p>
        </w:tc>
        <w:tc>
          <w:tcPr>
            <w:tcW w:w="1620" w:type="dxa"/>
          </w:tcPr>
          <w:p w14:paraId="2B78F911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个性化推荐</w:t>
            </w:r>
          </w:p>
        </w:tc>
        <w:tc>
          <w:tcPr>
            <w:tcW w:w="5349" w:type="dxa"/>
          </w:tcPr>
          <w:p w14:paraId="5AF7DCD0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基于用户历史行为，通过协同过滤算法实现个性化餐厅推荐</w:t>
            </w:r>
          </w:p>
        </w:tc>
      </w:tr>
      <w:tr w:rsidR="004173D8" w14:paraId="323D575B" w14:textId="77777777">
        <w:tc>
          <w:tcPr>
            <w:tcW w:w="1559" w:type="dxa"/>
          </w:tcPr>
          <w:p w14:paraId="11B76465" w14:textId="77777777" w:rsidR="004173D8" w:rsidRDefault="004173D8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  <w:tc>
          <w:tcPr>
            <w:tcW w:w="1620" w:type="dxa"/>
          </w:tcPr>
          <w:p w14:paraId="4393279F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相似餐厅推荐</w:t>
            </w:r>
          </w:p>
        </w:tc>
        <w:tc>
          <w:tcPr>
            <w:tcW w:w="5349" w:type="dxa"/>
          </w:tcPr>
          <w:p w14:paraId="7F63C9B0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基于内容相似度算法，推荐与当前餐厅特征匹配的同类餐厅</w:t>
            </w:r>
          </w:p>
        </w:tc>
      </w:tr>
      <w:tr w:rsidR="004173D8" w14:paraId="2E5CA124" w14:textId="77777777">
        <w:tc>
          <w:tcPr>
            <w:tcW w:w="1559" w:type="dxa"/>
          </w:tcPr>
          <w:p w14:paraId="764CFF9E" w14:textId="77777777" w:rsidR="004173D8" w:rsidRDefault="004173D8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  <w:tc>
          <w:tcPr>
            <w:tcW w:w="1620" w:type="dxa"/>
          </w:tcPr>
          <w:p w14:paraId="02F74E22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场景推荐</w:t>
            </w:r>
          </w:p>
        </w:tc>
        <w:tc>
          <w:tcPr>
            <w:tcW w:w="5349" w:type="dxa"/>
          </w:tcPr>
          <w:p w14:paraId="647D1A08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基于标签匹配算法，根据约会、聚餐、商务、家庭等用餐场景推荐适配餐厅</w:t>
            </w:r>
          </w:p>
        </w:tc>
      </w:tr>
      <w:tr w:rsidR="004173D8" w14:paraId="271CF640" w14:textId="77777777">
        <w:tc>
          <w:tcPr>
            <w:tcW w:w="1559" w:type="dxa"/>
          </w:tcPr>
          <w:p w14:paraId="329EB2B4" w14:textId="77777777" w:rsidR="004173D8" w:rsidRDefault="004173D8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  <w:tc>
          <w:tcPr>
            <w:tcW w:w="1620" w:type="dxa"/>
          </w:tcPr>
          <w:p w14:paraId="0D3A67F4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  <w:lang w:eastAsia="zh"/>
              </w:rPr>
            </w:pPr>
            <w:r>
              <w:rPr>
                <w:rFonts w:ascii="微软雅黑" w:eastAsia="微软雅黑" w:hAnsi="微软雅黑" w:hint="eastAsia"/>
                <w:lang w:eastAsia="zh"/>
              </w:rPr>
              <w:t>热门推荐</w:t>
            </w:r>
          </w:p>
        </w:tc>
        <w:tc>
          <w:tcPr>
            <w:tcW w:w="5349" w:type="dxa"/>
          </w:tcPr>
          <w:p w14:paraId="14B2B6D6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  <w:lang w:eastAsia="zh"/>
              </w:rPr>
            </w:pPr>
            <w:r>
              <w:rPr>
                <w:rFonts w:ascii="微软雅黑" w:eastAsia="微软雅黑" w:hAnsi="微软雅黑" w:hint="eastAsia"/>
                <w:lang w:eastAsia="zh"/>
              </w:rPr>
              <w:t>基于餐厅综合评分、评论数、月销量加权计算的热门度得分生成，支持按时间、地域、菜系维度筛选，为用户展示不同维度下的热门餐厅榜单。</w:t>
            </w:r>
          </w:p>
        </w:tc>
      </w:tr>
      <w:tr w:rsidR="004173D8" w14:paraId="04EB0725" w14:textId="77777777">
        <w:tc>
          <w:tcPr>
            <w:tcW w:w="1559" w:type="dxa"/>
          </w:tcPr>
          <w:p w14:paraId="1D1FCC2B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报告生成模块</w:t>
            </w:r>
          </w:p>
        </w:tc>
        <w:tc>
          <w:tcPr>
            <w:tcW w:w="1620" w:type="dxa"/>
          </w:tcPr>
          <w:p w14:paraId="67E85C12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市场分析报告</w:t>
            </w:r>
          </w:p>
        </w:tc>
        <w:tc>
          <w:tcPr>
            <w:tcW w:w="5349" w:type="dxa"/>
          </w:tcPr>
          <w:p w14:paraId="5820FF32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支持自定义维度自动生成上海美食市场分析报告，支持</w:t>
            </w:r>
            <w:r>
              <w:rPr>
                <w:rFonts w:ascii="微软雅黑" w:eastAsia="微软雅黑" w:hAnsi="微软雅黑"/>
              </w:rPr>
              <w:t xml:space="preserve"> PDF/Word </w:t>
            </w:r>
            <w:r>
              <w:rPr>
                <w:rFonts w:ascii="微软雅黑" w:eastAsia="微软雅黑" w:hAnsi="微软雅黑"/>
              </w:rPr>
              <w:t>格式导出</w:t>
            </w:r>
          </w:p>
        </w:tc>
      </w:tr>
      <w:tr w:rsidR="004173D8" w14:paraId="40F15FF2" w14:textId="77777777">
        <w:tc>
          <w:tcPr>
            <w:tcW w:w="8528" w:type="dxa"/>
            <w:gridSpan w:val="3"/>
          </w:tcPr>
          <w:p w14:paraId="477DD216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  <w:b/>
                <w:bCs/>
              </w:rPr>
              <w:t>后端功能</w:t>
            </w:r>
          </w:p>
        </w:tc>
      </w:tr>
      <w:tr w:rsidR="004173D8" w14:paraId="295CF45E" w14:textId="77777777">
        <w:tc>
          <w:tcPr>
            <w:tcW w:w="1559" w:type="dxa"/>
          </w:tcPr>
          <w:p w14:paraId="06FAAB79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用户中心</w:t>
            </w:r>
          </w:p>
        </w:tc>
        <w:tc>
          <w:tcPr>
            <w:tcW w:w="1620" w:type="dxa"/>
          </w:tcPr>
          <w:p w14:paraId="5990EB4A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个人资料管理</w:t>
            </w:r>
          </w:p>
        </w:tc>
        <w:tc>
          <w:tcPr>
            <w:tcW w:w="5349" w:type="dxa"/>
          </w:tcPr>
          <w:p w14:paraId="279F67C7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用户可查看和修改个人资料，管理登录账号与密码</w:t>
            </w:r>
          </w:p>
        </w:tc>
      </w:tr>
      <w:tr w:rsidR="004173D8" w14:paraId="7B5F641C" w14:textId="77777777">
        <w:tc>
          <w:tcPr>
            <w:tcW w:w="1559" w:type="dxa"/>
          </w:tcPr>
          <w:p w14:paraId="6E178107" w14:textId="77777777" w:rsidR="004173D8" w:rsidRDefault="004173D8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  <w:tc>
          <w:tcPr>
            <w:tcW w:w="1620" w:type="dxa"/>
          </w:tcPr>
          <w:p w14:paraId="16BDE34E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收藏管理</w:t>
            </w:r>
          </w:p>
        </w:tc>
        <w:tc>
          <w:tcPr>
            <w:tcW w:w="5349" w:type="dxa"/>
          </w:tcPr>
          <w:p w14:paraId="0DC5E142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支持查看、管理用户收藏的餐厅列表</w:t>
            </w:r>
          </w:p>
        </w:tc>
      </w:tr>
      <w:tr w:rsidR="004173D8" w14:paraId="34392B6A" w14:textId="77777777">
        <w:tc>
          <w:tcPr>
            <w:tcW w:w="1559" w:type="dxa"/>
          </w:tcPr>
          <w:p w14:paraId="15907CC9" w14:textId="77777777" w:rsidR="004173D8" w:rsidRDefault="004173D8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  <w:tc>
          <w:tcPr>
            <w:tcW w:w="1620" w:type="dxa"/>
          </w:tcPr>
          <w:p w14:paraId="630FF32C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历史记录查询</w:t>
            </w:r>
          </w:p>
        </w:tc>
        <w:tc>
          <w:tcPr>
            <w:tcW w:w="5349" w:type="dxa"/>
          </w:tcPr>
          <w:p w14:paraId="75F0DC1D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/>
              </w:rPr>
              <w:t>记录用户搜索、浏览历史，支持筛选和搜索</w:t>
            </w:r>
          </w:p>
        </w:tc>
      </w:tr>
      <w:tr w:rsidR="004173D8" w14:paraId="3ECD6D8E" w14:textId="77777777">
        <w:tc>
          <w:tcPr>
            <w:tcW w:w="1559" w:type="dxa"/>
          </w:tcPr>
          <w:p w14:paraId="1043441F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数据采集管理</w:t>
            </w:r>
          </w:p>
        </w:tc>
        <w:tc>
          <w:tcPr>
            <w:tcW w:w="1620" w:type="dxa"/>
          </w:tcPr>
          <w:p w14:paraId="7F991F17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爬虫任务管理</w:t>
            </w:r>
          </w:p>
        </w:tc>
        <w:tc>
          <w:tcPr>
            <w:tcW w:w="5349" w:type="dxa"/>
          </w:tcPr>
          <w:p w14:paraId="304AC0A6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配置采集任务参数、调度策略，监控采集状态，处理异常重试</w:t>
            </w:r>
          </w:p>
        </w:tc>
      </w:tr>
      <w:tr w:rsidR="004173D8" w14:paraId="07CC93EB" w14:textId="77777777">
        <w:tc>
          <w:tcPr>
            <w:tcW w:w="1559" w:type="dxa"/>
          </w:tcPr>
          <w:p w14:paraId="69F0C4D6" w14:textId="77777777" w:rsidR="004173D8" w:rsidRDefault="004173D8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  <w:tc>
          <w:tcPr>
            <w:tcW w:w="1620" w:type="dxa"/>
          </w:tcPr>
          <w:p w14:paraId="54BC474B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数据清洗与预处理</w:t>
            </w:r>
          </w:p>
        </w:tc>
        <w:tc>
          <w:tcPr>
            <w:tcW w:w="5349" w:type="dxa"/>
          </w:tcPr>
          <w:p w14:paraId="5607E442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配置清洗规则，处理采集数据，监控数据质量，完成数据脱敏</w:t>
            </w:r>
          </w:p>
        </w:tc>
      </w:tr>
      <w:tr w:rsidR="004173D8" w14:paraId="4139FFA9" w14:textId="77777777">
        <w:tc>
          <w:tcPr>
            <w:tcW w:w="1559" w:type="dxa"/>
          </w:tcPr>
          <w:p w14:paraId="4E534CFA" w14:textId="77777777" w:rsidR="004173D8" w:rsidRDefault="004173D8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  <w:tc>
          <w:tcPr>
            <w:tcW w:w="1620" w:type="dxa"/>
          </w:tcPr>
          <w:p w14:paraId="6CBCEBE8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数据源管理</w:t>
            </w:r>
          </w:p>
        </w:tc>
        <w:tc>
          <w:tcPr>
            <w:tcW w:w="5349" w:type="dxa"/>
          </w:tcPr>
          <w:p w14:paraId="26B3225D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配置和管理多源数据采集源，维护反爬策略</w:t>
            </w:r>
          </w:p>
        </w:tc>
      </w:tr>
      <w:tr w:rsidR="004173D8" w14:paraId="1B8CF335" w14:textId="77777777">
        <w:tc>
          <w:tcPr>
            <w:tcW w:w="1559" w:type="dxa"/>
          </w:tcPr>
          <w:p w14:paraId="6911C0DF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用户管理</w:t>
            </w:r>
          </w:p>
        </w:tc>
        <w:tc>
          <w:tcPr>
            <w:tcW w:w="1620" w:type="dxa"/>
          </w:tcPr>
          <w:p w14:paraId="692119FA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用户注册与管理</w:t>
            </w:r>
          </w:p>
        </w:tc>
        <w:tc>
          <w:tcPr>
            <w:tcW w:w="5349" w:type="dxa"/>
          </w:tcPr>
          <w:p w14:paraId="35EE8C66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处理注册申请，管理用户账户信息</w:t>
            </w:r>
          </w:p>
        </w:tc>
      </w:tr>
      <w:tr w:rsidR="004173D8" w14:paraId="161B4D19" w14:textId="77777777">
        <w:trPr>
          <w:trHeight w:val="840"/>
        </w:trPr>
        <w:tc>
          <w:tcPr>
            <w:tcW w:w="1559" w:type="dxa"/>
          </w:tcPr>
          <w:p w14:paraId="095AFD0B" w14:textId="77777777" w:rsidR="004173D8" w:rsidRDefault="004173D8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  <w:tc>
          <w:tcPr>
            <w:tcW w:w="1620" w:type="dxa"/>
          </w:tcPr>
          <w:p w14:paraId="02AA38BC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角色权限管理</w:t>
            </w:r>
          </w:p>
        </w:tc>
        <w:tc>
          <w:tcPr>
            <w:tcW w:w="5349" w:type="dxa"/>
          </w:tcPr>
          <w:p w14:paraId="574F3E71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定义角色权限，基于</w:t>
            </w:r>
            <w:r>
              <w:rPr>
                <w:rFonts w:ascii="微软雅黑" w:eastAsia="微软雅黑" w:hAnsi="微软雅黑" w:hint="eastAsia"/>
              </w:rPr>
              <w:t xml:space="preserve"> RBAC </w:t>
            </w:r>
            <w:r>
              <w:rPr>
                <w:rFonts w:ascii="微软雅黑" w:eastAsia="微软雅黑" w:hAnsi="微软雅黑" w:hint="eastAsia"/>
              </w:rPr>
              <w:t>模型灵活调整权限设置</w:t>
            </w:r>
          </w:p>
        </w:tc>
      </w:tr>
      <w:tr w:rsidR="004173D8" w14:paraId="2D4D703C" w14:textId="77777777">
        <w:trPr>
          <w:trHeight w:val="420"/>
        </w:trPr>
        <w:tc>
          <w:tcPr>
            <w:tcW w:w="1559" w:type="dxa"/>
          </w:tcPr>
          <w:p w14:paraId="30696C9C" w14:textId="77777777" w:rsidR="004173D8" w:rsidRDefault="004173D8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  <w:tc>
          <w:tcPr>
            <w:tcW w:w="1620" w:type="dxa"/>
          </w:tcPr>
          <w:p w14:paraId="57785CCF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用户行为审计</w:t>
            </w:r>
          </w:p>
        </w:tc>
        <w:tc>
          <w:tcPr>
            <w:tcW w:w="5349" w:type="dxa"/>
          </w:tcPr>
          <w:p w14:paraId="3F8D5D9F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记录分析用户行为，监控异常操作</w:t>
            </w:r>
          </w:p>
        </w:tc>
      </w:tr>
      <w:tr w:rsidR="004173D8" w14:paraId="24229623" w14:textId="77777777">
        <w:tc>
          <w:tcPr>
            <w:tcW w:w="1559" w:type="dxa"/>
          </w:tcPr>
          <w:p w14:paraId="0ED76E9D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系统管理</w:t>
            </w:r>
          </w:p>
        </w:tc>
        <w:tc>
          <w:tcPr>
            <w:tcW w:w="1620" w:type="dxa"/>
          </w:tcPr>
          <w:p w14:paraId="79BB3514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系统配置管理</w:t>
            </w:r>
          </w:p>
        </w:tc>
        <w:tc>
          <w:tcPr>
            <w:tcW w:w="5349" w:type="dxa"/>
          </w:tcPr>
          <w:p w14:paraId="1DF03B60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配置系统基本参数和功能模块，管理接口与服务参数</w:t>
            </w:r>
          </w:p>
        </w:tc>
      </w:tr>
      <w:tr w:rsidR="004173D8" w14:paraId="1926D5D5" w14:textId="77777777">
        <w:tc>
          <w:tcPr>
            <w:tcW w:w="1559" w:type="dxa"/>
          </w:tcPr>
          <w:p w14:paraId="5DE68266" w14:textId="77777777" w:rsidR="004173D8" w:rsidRDefault="004173D8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  <w:tc>
          <w:tcPr>
            <w:tcW w:w="1620" w:type="dxa"/>
          </w:tcPr>
          <w:p w14:paraId="6F255A0B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系统监控与维护</w:t>
            </w:r>
          </w:p>
        </w:tc>
        <w:tc>
          <w:tcPr>
            <w:tcW w:w="5349" w:type="dxa"/>
          </w:tcPr>
          <w:p w14:paraId="06FC53C8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监控系统运行状态，记录操作和错误日志，定期维护升级</w:t>
            </w:r>
          </w:p>
        </w:tc>
      </w:tr>
      <w:tr w:rsidR="004173D8" w14:paraId="5BD7BBD1" w14:textId="77777777">
        <w:trPr>
          <w:trHeight w:val="360"/>
        </w:trPr>
        <w:tc>
          <w:tcPr>
            <w:tcW w:w="1559" w:type="dxa"/>
          </w:tcPr>
          <w:p w14:paraId="01E60C5F" w14:textId="77777777" w:rsidR="004173D8" w:rsidRDefault="004173D8">
            <w:pPr>
              <w:spacing w:line="360" w:lineRule="exact"/>
              <w:rPr>
                <w:rFonts w:ascii="微软雅黑" w:eastAsia="微软雅黑" w:hAnsi="微软雅黑"/>
              </w:rPr>
            </w:pPr>
          </w:p>
        </w:tc>
        <w:tc>
          <w:tcPr>
            <w:tcW w:w="1620" w:type="dxa"/>
          </w:tcPr>
          <w:p w14:paraId="717550A1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数据安全管理</w:t>
            </w:r>
          </w:p>
        </w:tc>
        <w:tc>
          <w:tcPr>
            <w:tcW w:w="5349" w:type="dxa"/>
          </w:tcPr>
          <w:p w14:paraId="3CA33291" w14:textId="77777777" w:rsidR="004173D8" w:rsidRDefault="00C2593E">
            <w:pPr>
              <w:spacing w:line="360" w:lineRule="exact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实施数据加密和认证机制，定期评估安全风险</w:t>
            </w:r>
          </w:p>
        </w:tc>
      </w:tr>
    </w:tbl>
    <w:p w14:paraId="7E4D2447" w14:textId="77777777" w:rsidR="004173D8" w:rsidRDefault="004173D8">
      <w:pPr>
        <w:pStyle w:val="a0"/>
      </w:pPr>
    </w:p>
    <w:p w14:paraId="7075B273" w14:textId="77777777" w:rsidR="004173D8" w:rsidRDefault="00C2593E">
      <w:pPr>
        <w:pStyle w:val="3"/>
        <w:rPr>
          <w:i w:val="0"/>
          <w:iCs/>
        </w:rPr>
      </w:pPr>
      <w:bookmarkStart w:id="11" w:name="_Toc22591"/>
      <w:r>
        <w:rPr>
          <w:rFonts w:hint="eastAsia"/>
          <w:i w:val="0"/>
          <w:iCs/>
        </w:rPr>
        <w:t>软件功能</w:t>
      </w:r>
      <w:bookmarkEnd w:id="11"/>
    </w:p>
    <w:p w14:paraId="6E4BCCF3" w14:textId="77777777" w:rsidR="004173D8" w:rsidRDefault="00C2593E">
      <w:pPr>
        <w:spacing w:line="360" w:lineRule="auto"/>
        <w:ind w:firstLineChars="200" w:firstLine="400"/>
      </w:pPr>
      <w:r>
        <w:rPr>
          <w:rFonts w:hint="eastAsia"/>
        </w:rPr>
        <w:t xml:space="preserve">系统分成八大模块：用户登录模块、数据采集模块、数据导入模块、数据分析模块、数据可视化模块、机器学习预测模块、报告导出模块、数据清洗日志模块 </w:t>
      </w:r>
      <w:r>
        <w:rPr>
          <w:rFonts w:hint="eastAsia"/>
          <w:lang w:eastAsia="zh"/>
        </w:rPr>
      </w:r>
      <w:r>
        <w:rPr>
          <w:rFonts w:hint="eastAsia"/>
        </w:rPr>
      </w:r>
      <w:r>
        <w:rPr>
          <w:rFonts w:hint="eastAsia"/>
          <w:lang w:eastAsia="zh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eastAsia="zh"/>
        </w:rPr>
      </w:r>
      <w:r>
        <w:rPr>
          <w:rFonts w:hint="eastAsia"/>
          <w:lang w:eastAsia="zh"/>
        </w:rPr>
      </w:r>
      <w:r>
        <w:rPr>
          <w:rFonts w:hint="eastAsia"/>
          <w:lang w:eastAsia="zh"/>
        </w:rPr>
      </w:r>
      <w:r>
        <w:rPr>
          <w:rFonts w:hint="eastAsia"/>
        </w:rPr>
      </w:r>
      <w:r>
        <w:rPr>
          <w:rFonts w:hint="eastAsia"/>
          <w:lang w:eastAsia="zh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eastAsia="zh"/>
        </w:rPr>
      </w:r>
      <w:r>
        <w:rPr>
          <w:rFonts w:hint="eastAsia"/>
          <w:lang w:eastAsia="zh"/>
        </w:rPr>
      </w:r>
    </w:p>
    <w:p w14:paraId="6D028B1F" w14:textId="77777777" w:rsidR="004173D8" w:rsidRDefault="00C2593E">
      <w:pPr>
        <w:spacing w:line="360" w:lineRule="auto"/>
        <w:ind w:firstLineChars="200" w:firstLine="400"/>
        <w:rPr>
          <w:sz w:val="21"/>
        </w:rPr>
      </w:pPr>
      <w:r>
        <w:rPr>
          <w:rFonts w:hint="eastAsia"/>
        </w:rPr>
        <w:t>主体结构图</w:t>
      </w:r>
    </w:p>
    <w:p w14:paraId="15A0266A" w14:textId="77777777" w:rsidR="004173D8" w:rsidRDefault="00082168">
      <w:pPr>
        <w:spacing w:line="360" w:lineRule="auto"/>
        <w:ind w:firstLineChars="200" w:firstLine="420"/>
        <w:rPr>
          <w:sz w:val="21"/>
          <w:lang w:eastAsia="zh"/>
        </w:rPr>
      </w:pPr>
      <w:r>
        <w:rPr>
          <w:sz w:val="21"/>
          <w:lang w:eastAsia="zh"/>
        </w:rPr>
        <w:pict w14:anchorId="3A754E0E">
          <v:shape id="_x0000_i1026" type="#_x0000_t75" style="width:368.5pt;height:245pt">
            <v:imagedata r:id="rId9" o:title="upload_post_object_v2_1139388994"/>
          </v:shape>
        </w:pict>
      </w:r>
    </w:p>
    <w:p w14:paraId="3BEE779E" w14:textId="77777777" w:rsidR="004173D8" w:rsidRDefault="004173D8">
      <w:pPr>
        <w:spacing w:line="360" w:lineRule="auto"/>
        <w:rPr>
          <w:sz w:val="21"/>
        </w:rPr>
      </w:pPr>
    </w:p>
    <w:p w14:paraId="466FAA56" w14:textId="77777777" w:rsidR="004173D8" w:rsidRDefault="004173D8">
      <w:pPr>
        <w:spacing w:line="360" w:lineRule="auto"/>
        <w:ind w:firstLineChars="200" w:firstLine="420"/>
        <w:rPr>
          <w:sz w:val="21"/>
        </w:rPr>
      </w:pPr>
    </w:p>
    <w:p w14:paraId="44E67916" w14:textId="77777777" w:rsidR="004173D8" w:rsidRDefault="00C2593E">
      <w:pPr>
        <w:pStyle w:val="2"/>
      </w:pPr>
      <w:bookmarkStart w:id="12" w:name="_Toc4199"/>
      <w:r>
        <w:rPr>
          <w:rFonts w:hint="eastAsia"/>
        </w:rPr>
        <w:t>用户的特点</w:t>
      </w:r>
      <w:bookmarkEnd w:id="12"/>
    </w:p>
    <w:p w14:paraId="58C024A5" w14:textId="77777777" w:rsidR="004173D8" w:rsidRDefault="00C2593E">
      <w:pPr>
        <w:pStyle w:val="a0"/>
        <w:ind w:left="0" w:firstLine="425"/>
      </w:pPr>
      <w:r>
        <w:rPr>
          <w:rFonts w:hint="eastAsia"/>
        </w:rPr>
        <w:t>本平台用户分为五大核心角色，均能够熟练使用 Windows/macOS 操作系统，熟练使用 Chrome、Edge 等主流浏览器上网，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5E4ABE1C" w14:textId="77777777" w:rsidR="004173D8" w:rsidRDefault="00C2593E">
      <w:pPr>
        <w:pStyle w:val="2"/>
      </w:pPr>
      <w:bookmarkStart w:id="13" w:name="_Toc3446"/>
      <w:r>
        <w:rPr>
          <w:rFonts w:hint="eastAsia"/>
        </w:rPr>
        <w:t>限制与约束</w:t>
      </w:r>
      <w:bookmarkEnd w:id="13"/>
      <w:r>
        <w:rPr>
          <w:rFonts w:hint="eastAsia"/>
        </w:rPr>
        <w:t xml:space="preserve"> </w:t>
      </w:r>
    </w:p>
    <w:p w14:paraId="746C0EC9" w14:textId="77777777" w:rsidR="004173D8" w:rsidRDefault="00C2593E">
      <w:pPr>
        <w:pStyle w:val="a0"/>
        <w:ind w:left="0"/>
        <w:rPr>
          <w:b/>
          <w:bCs/>
        </w:rPr>
      </w:pPr>
      <w:r>
        <w:rPr>
          <w:rFonts w:hint="eastAsia"/>
          <w:b/>
          <w:bCs/>
        </w:rPr>
        <w:t>系统运行环境</w:t>
      </w:r>
    </w:p>
    <w:p w14:paraId="70803452" w14:textId="77777777" w:rsidR="004173D8" w:rsidRDefault="00C2593E">
      <w:pPr>
        <w:pStyle w:val="a0"/>
        <w:ind w:left="0"/>
      </w:pPr>
      <w:r>
        <w:rPr>
          <w:rFonts w:hint="eastAsia"/>
        </w:rPr>
        <w:t>服务器操作系统：</w:t>
      </w:r>
      <w:r>
        <w:rPr>
          <w:rFonts w:hint="eastAsia"/>
        </w:rPr>
        <w:t xml:space="preserve">Linux CentOS 7.9 </w:t>
      </w:r>
      <w:r>
        <w:rPr>
          <w:rFonts w:hint="eastAsia"/>
        </w:rPr>
        <w:t>及以上</w:t>
      </w:r>
    </w:p>
    <w:p w14:paraId="01641F03" w14:textId="77777777" w:rsidR="004173D8" w:rsidRDefault="00C2593E">
      <w:pPr>
        <w:pStyle w:val="a0"/>
        <w:ind w:left="0"/>
      </w:pPr>
      <w:r>
        <w:rPr>
          <w:rFonts w:hint="eastAsia"/>
        </w:rPr>
        <w:t>客户端操作系统：macOS 10.15 及以上、Linux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790654E2" w14:textId="77777777" w:rsidR="004173D8" w:rsidRDefault="00C2593E">
      <w:pPr>
        <w:pStyle w:val="a0"/>
        <w:ind w:left="0"/>
      </w:pPr>
      <w:r>
        <w:rPr>
          <w:rFonts w:hint="eastAsia"/>
        </w:rPr>
        <w:t>数据库：MySQL 8.0（主要结构化存储），可选扩展：Hadoop HDFS（分布式文件存储）、Hive（数据仓库）</w:t>
      </w:r>
      <w:r>
        <w:rPr>
          <w:rFonts w:hint="eastAsia"/>
        </w:rPr>
      </w:r>
    </w:p>
    <w:p w14:paraId="02F3550C" w14:textId="77777777" w:rsidR="004173D8" w:rsidRDefault="00C2593E">
      <w:pPr>
        <w:pStyle w:val="a0"/>
        <w:ind w:left="0"/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4C125E70" w14:textId="77777777" w:rsidR="004173D8" w:rsidRDefault="00C2593E">
      <w:pPr>
        <w:pStyle w:val="a0"/>
        <w:ind w:left="0"/>
      </w:pPr>
      <w:r>
        <w:rPr>
          <w:rFonts w:hint="eastAsia"/>
        </w:rPr>
        <w:lastRenderedPageBreak/>
        <w:t>浏览器：</w:t>
      </w:r>
      <w:r>
        <w:rPr>
          <w:rFonts w:hint="eastAsia"/>
        </w:rPr>
        <w:t>Chrome 90+</w:t>
      </w:r>
      <w:r>
        <w:rPr>
          <w:rFonts w:hint="eastAsia"/>
        </w:rPr>
        <w:t>、</w:t>
      </w:r>
      <w:r>
        <w:rPr>
          <w:rFonts w:hint="eastAsia"/>
        </w:rPr>
        <w:t>Firefox 88+</w:t>
      </w:r>
      <w:r>
        <w:rPr>
          <w:rFonts w:hint="eastAsia"/>
        </w:rPr>
        <w:t>、</w:t>
      </w:r>
      <w:r>
        <w:rPr>
          <w:rFonts w:hint="eastAsia"/>
        </w:rPr>
        <w:t>Safari 14+</w:t>
      </w:r>
      <w:r>
        <w:rPr>
          <w:rFonts w:hint="eastAsia"/>
        </w:rPr>
        <w:t>、</w:t>
      </w:r>
      <w:r>
        <w:rPr>
          <w:rFonts w:hint="eastAsia"/>
        </w:rPr>
        <w:t>Edge 90+</w:t>
      </w:r>
    </w:p>
    <w:p w14:paraId="77BDC78D" w14:textId="77777777" w:rsidR="004173D8" w:rsidRDefault="00C2593E">
      <w:pPr>
        <w:pStyle w:val="a0"/>
        <w:ind w:left="0"/>
        <w:rPr>
          <w:b/>
          <w:bCs/>
        </w:rPr>
      </w:pPr>
      <w:r>
        <w:rPr>
          <w:rFonts w:hint="eastAsia"/>
          <w:b/>
          <w:bCs/>
        </w:rPr>
        <w:t>硬件限制</w:t>
      </w:r>
    </w:p>
    <w:p w14:paraId="469D6D66" w14:textId="77777777" w:rsidR="004173D8" w:rsidRDefault="00C2593E">
      <w:pPr>
        <w:pStyle w:val="a0"/>
        <w:ind w:left="0"/>
      </w:pPr>
      <w:r>
        <w:rPr>
          <w:rFonts w:hint="eastAsia"/>
        </w:rPr>
        <w:t>应用服务器：</w:t>
      </w:r>
      <w:r>
        <w:rPr>
          <w:rFonts w:hint="eastAsia"/>
        </w:rPr>
        <w:t xml:space="preserve">CPU 8 </w:t>
      </w:r>
      <w:r>
        <w:rPr>
          <w:rFonts w:hint="eastAsia"/>
        </w:rPr>
        <w:t>核</w:t>
      </w:r>
      <w:r>
        <w:rPr>
          <w:rFonts w:hint="eastAsia"/>
        </w:rPr>
        <w:t xml:space="preserve"> 16 </w:t>
      </w:r>
      <w:r>
        <w:rPr>
          <w:rFonts w:hint="eastAsia"/>
        </w:rPr>
        <w:t>线程及以上，内存</w:t>
      </w:r>
      <w:r>
        <w:rPr>
          <w:rFonts w:hint="eastAsia"/>
        </w:rPr>
        <w:t xml:space="preserve"> 16G </w:t>
      </w:r>
      <w:r>
        <w:rPr>
          <w:rFonts w:hint="eastAsia"/>
        </w:rPr>
        <w:t>及以上，硬盘</w:t>
      </w:r>
      <w:r>
        <w:rPr>
          <w:rFonts w:hint="eastAsia"/>
        </w:rPr>
        <w:t xml:space="preserve"> 500G SSD </w:t>
      </w:r>
      <w:r>
        <w:rPr>
          <w:rFonts w:hint="eastAsia"/>
        </w:rPr>
        <w:t>及以上</w:t>
      </w:r>
    </w:p>
    <w:p w14:paraId="207AC197" w14:textId="77777777" w:rsidR="004173D8" w:rsidRDefault="00C2593E">
      <w:pPr>
        <w:pStyle w:val="a0"/>
        <w:ind w:left="0"/>
      </w:pPr>
      <w:r>
        <w:rPr>
          <w:rFonts w:hint="eastAsia"/>
        </w:rPr>
        <w:t>数据库服务器：</w:t>
      </w:r>
      <w:r>
        <w:rPr>
          <w:rFonts w:hint="eastAsia"/>
        </w:rPr>
        <w:t xml:space="preserve">CPU 8 </w:t>
      </w:r>
      <w:r>
        <w:rPr>
          <w:rFonts w:hint="eastAsia"/>
        </w:rPr>
        <w:t>核</w:t>
      </w:r>
      <w:r>
        <w:rPr>
          <w:rFonts w:hint="eastAsia"/>
        </w:rPr>
        <w:t xml:space="preserve"> 16 </w:t>
      </w:r>
      <w:r>
        <w:rPr>
          <w:rFonts w:hint="eastAsia"/>
        </w:rPr>
        <w:t>线程及以上，内存</w:t>
      </w:r>
      <w:r>
        <w:rPr>
          <w:rFonts w:hint="eastAsia"/>
        </w:rPr>
        <w:t xml:space="preserve"> 32G </w:t>
      </w:r>
      <w:r>
        <w:rPr>
          <w:rFonts w:hint="eastAsia"/>
        </w:rPr>
        <w:t>及以上，硬盘</w:t>
      </w:r>
      <w:r>
        <w:rPr>
          <w:rFonts w:hint="eastAsia"/>
        </w:rPr>
        <w:t xml:space="preserve"> 1T SSD </w:t>
      </w:r>
      <w:r>
        <w:rPr>
          <w:rFonts w:hint="eastAsia"/>
        </w:rPr>
        <w:t>及以上</w:t>
      </w:r>
    </w:p>
    <w:p w14:paraId="20618809" w14:textId="77777777" w:rsidR="004173D8" w:rsidRDefault="00C2593E">
      <w:pPr>
        <w:pStyle w:val="a0"/>
        <w:ind w:left="0"/>
      </w:pPr>
      <w:r>
        <w:rPr>
          <w:rFonts w:hint="eastAsia"/>
        </w:rPr>
        <w:t>网络：以太网</w:t>
      </w:r>
      <w:r>
        <w:rPr>
          <w:rFonts w:hint="eastAsia"/>
        </w:rPr>
        <w:t xml:space="preserve"> 1000MB </w:t>
      </w:r>
      <w:r>
        <w:rPr>
          <w:rFonts w:hint="eastAsia"/>
        </w:rPr>
        <w:t>及以上</w:t>
      </w:r>
    </w:p>
    <w:p w14:paraId="58AC945D" w14:textId="77777777" w:rsidR="004173D8" w:rsidRDefault="00C2593E">
      <w:pPr>
        <w:pStyle w:val="a0"/>
        <w:ind w:left="0"/>
      </w:pPr>
      <w:r>
        <w:rPr>
          <w:rFonts w:hint="eastAsia"/>
        </w:rPr>
        <w:t>用户机器配置：内存</w:t>
      </w:r>
      <w:r>
        <w:rPr>
          <w:rFonts w:hint="eastAsia"/>
        </w:rPr>
        <w:t xml:space="preserve"> 4GB </w:t>
      </w:r>
      <w:r>
        <w:rPr>
          <w:rFonts w:hint="eastAsia"/>
        </w:rPr>
        <w:t>及以上</w:t>
      </w:r>
    </w:p>
    <w:p w14:paraId="6FC49E7B" w14:textId="77777777" w:rsidR="004173D8" w:rsidRDefault="004173D8">
      <w:pPr>
        <w:pStyle w:val="a0"/>
        <w:ind w:left="0"/>
      </w:pPr>
    </w:p>
    <w:p w14:paraId="6500C7B2" w14:textId="77777777" w:rsidR="004173D8" w:rsidRDefault="00C2593E">
      <w:pPr>
        <w:pStyle w:val="1"/>
      </w:pPr>
      <w:bookmarkStart w:id="14" w:name="_Toc9124"/>
      <w:r>
        <w:rPr>
          <w:rFonts w:hint="eastAsia"/>
        </w:rPr>
        <w:t>具体需求</w:t>
      </w:r>
      <w:bookmarkEnd w:id="14"/>
    </w:p>
    <w:p w14:paraId="69F9F0F9" w14:textId="77777777" w:rsidR="004173D8" w:rsidRDefault="00C2593E">
      <w:pPr>
        <w:pStyle w:val="2"/>
        <w:rPr>
          <w:lang w:val="zh-CN"/>
        </w:rPr>
      </w:pPr>
      <w:bookmarkStart w:id="15" w:name="_Toc32566"/>
      <w:r>
        <w:rPr>
          <w:rFonts w:hint="eastAsia"/>
          <w:lang w:val="zh-CN"/>
        </w:rPr>
        <w:t>用户登录</w:t>
      </w:r>
      <w:bookmarkEnd w:id="15"/>
    </w:p>
    <w:p w14:paraId="349E5D38" w14:textId="77777777" w:rsidR="004173D8" w:rsidRDefault="00C2593E">
      <w:pPr>
        <w:ind w:firstLine="400"/>
      </w:pPr>
      <w:r>
        <w:rPr>
          <w:rFonts w:hint="eastAsia"/>
        </w:rPr>
        <w:t>用户登录是后台管理员登陆并管理平台数据的入口，整个流程如图：</w:t>
      </w:r>
    </w:p>
    <w:p w14:paraId="3A6B023D" w14:textId="77777777" w:rsidR="004173D8" w:rsidRDefault="00082168">
      <w:pPr>
        <w:spacing w:beforeLines="50" w:before="156" w:line="360" w:lineRule="auto"/>
        <w:ind w:firstLine="709"/>
        <w:jc w:val="center"/>
      </w:pPr>
      <w:r>
        <w:pict w14:anchorId="41404674">
          <v:shape id="_x0000_i1027" type="#_x0000_t75" alt="登陆_退出流程图 (1)" style="width:217pt;height:320pt">
            <v:imagedata r:id="rId10" o:title="登陆_退出流程图 (1)"/>
          </v:shape>
        </w:pict>
      </w:r>
    </w:p>
    <w:p w14:paraId="3641B048" w14:textId="77777777" w:rsidR="004173D8" w:rsidRDefault="00C2593E">
      <w:pPr>
        <w:ind w:firstLine="400"/>
      </w:pPr>
      <w:r>
        <w:rPr>
          <w:rFonts w:hint="eastAsia"/>
        </w:rPr>
        <w:t>用户进入首页，在登录框中输入自己的用户名、密码、验证码，点击按钮进入后台进行验证，如果验证通过，进入虚拟仿真管理系统管理中心，如果未通过验证，则转至登录框，提示用户错误的原因，如此直到用户信息通过验证，再执行通过验证的后续操作，直到结束，其用例图如下：</w:t>
      </w:r>
    </w:p>
    <w:p w14:paraId="111496FF" w14:textId="77777777" w:rsidR="004173D8" w:rsidRDefault="00C2593E">
      <w:pPr>
        <w:jc w:val="center"/>
      </w:pPr>
      <w:r>
        <w:pict w14:anchorId="59DBA209">
          <v:shape id="_x0000_i1028" type="#_x0000_t75" style="width:198pt;height:90pt">
            <v:imagedata r:id="rId11" o:title=""/>
          </v:shape>
        </w:pict>
      </w:r>
    </w:p>
    <w:p w14:paraId="5DF16A22" w14:textId="77777777" w:rsidR="004173D8" w:rsidRDefault="00C2593E">
      <w:pPr>
        <w:pStyle w:val="a0"/>
        <w:ind w:left="0"/>
      </w:pPr>
      <w:r>
        <w:rPr>
          <w:rFonts w:hint="eastAsia"/>
        </w:rPr>
        <w:lastRenderedPageBreak/>
        <w:t>用例描述：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22"/>
      </w:tblGrid>
      <w:tr w:rsidR="004173D8" w14:paraId="324CDFB1" w14:textId="77777777">
        <w:tc>
          <w:tcPr>
            <w:tcW w:w="8522" w:type="dxa"/>
          </w:tcPr>
          <w:p w14:paraId="11818EB8" w14:textId="77777777" w:rsidR="004173D8" w:rsidRDefault="00C2593E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用例名称：</w:t>
            </w:r>
            <w:r>
              <w:rPr>
                <w:rFonts w:ascii="宋体" w:hint="eastAsia"/>
                <w:szCs w:val="21"/>
              </w:rPr>
              <w:t xml:space="preserve"> </w:t>
            </w:r>
            <w:r>
              <w:rPr>
                <w:rFonts w:ascii="宋体" w:hint="eastAsia"/>
                <w:szCs w:val="21"/>
              </w:rPr>
              <w:t>用户登录</w:t>
            </w:r>
          </w:p>
        </w:tc>
      </w:tr>
      <w:tr w:rsidR="004173D8" w14:paraId="7064B055" w14:textId="77777777">
        <w:tc>
          <w:tcPr>
            <w:tcW w:w="8522" w:type="dxa"/>
          </w:tcPr>
          <w:p w14:paraId="4A2E61A4" w14:textId="77777777" w:rsidR="004173D8" w:rsidRDefault="00C2593E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功能描述：</w:t>
            </w:r>
            <w:r>
              <w:rPr>
                <w:rFonts w:ascii="宋体" w:hint="eastAsia"/>
                <w:szCs w:val="21"/>
              </w:rPr>
              <w:t>功能描述：用于用户登录身份认证。用户包括：餐饮监管员、市场研究员、餐厅经营者、美食爱好者、系统管理员、数据管理员。</w:t>
            </w:r>
          </w:p>
        </w:tc>
      </w:tr>
      <w:tr w:rsidR="004173D8" w14:paraId="2B3F0753" w14:textId="77777777">
        <w:tc>
          <w:tcPr>
            <w:tcW w:w="8522" w:type="dxa"/>
          </w:tcPr>
          <w:p w14:paraId="61CDB253" w14:textId="77777777" w:rsidR="004173D8" w:rsidRDefault="00C2593E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前置条件：</w:t>
            </w:r>
            <w:r>
              <w:rPr>
                <w:rFonts w:ascii="宋体" w:hint="eastAsia"/>
                <w:szCs w:val="21"/>
              </w:rPr>
              <w:t xml:space="preserve"> </w:t>
            </w:r>
            <w:r>
              <w:rPr>
                <w:rFonts w:ascii="宋体" w:hint="eastAsia"/>
                <w:szCs w:val="21"/>
              </w:rPr>
              <w:t>用户已访问系统首页。</w:t>
            </w:r>
          </w:p>
        </w:tc>
      </w:tr>
      <w:tr w:rsidR="004173D8" w14:paraId="0389855E" w14:textId="77777777">
        <w:tc>
          <w:tcPr>
            <w:tcW w:w="8522" w:type="dxa"/>
          </w:tcPr>
          <w:p w14:paraId="2C08C795" w14:textId="77777777" w:rsidR="004173D8" w:rsidRDefault="00C2593E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事件流：</w:t>
            </w:r>
          </w:p>
          <w:p w14:paraId="67DD5D18" w14:textId="77777777" w:rsidR="004173D8" w:rsidRDefault="00C2593E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 xml:space="preserve">2 </w:t>
            </w:r>
            <w:r>
              <w:rPr>
                <w:rFonts w:ascii="宋体" w:hint="eastAsia"/>
                <w:szCs w:val="21"/>
              </w:rPr>
              <w:t>事件流</w:t>
            </w:r>
            <w:r>
              <w:rPr>
                <w:rFonts w:ascii="宋体" w:hint="eastAsia"/>
                <w:szCs w:val="21"/>
              </w:rPr>
              <w:t xml:space="preserve"> </w:t>
            </w:r>
          </w:p>
          <w:p w14:paraId="324943E0" w14:textId="77777777" w:rsidR="004173D8" w:rsidRDefault="00C2593E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 xml:space="preserve">2.1 </w:t>
            </w:r>
            <w:r>
              <w:rPr>
                <w:rFonts w:ascii="宋体" w:hint="eastAsia"/>
                <w:szCs w:val="21"/>
              </w:rPr>
              <w:t>基本流</w:t>
            </w:r>
            <w:r>
              <w:rPr>
                <w:rFonts w:ascii="宋体" w:hint="eastAsia"/>
                <w:szCs w:val="21"/>
              </w:rPr>
              <w:t xml:space="preserve"> </w:t>
            </w:r>
          </w:p>
          <w:p w14:paraId="3FBDC044" w14:textId="77777777" w:rsidR="004173D8" w:rsidRDefault="00C2593E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 xml:space="preserve">1) </w:t>
            </w:r>
            <w:r>
              <w:rPr>
                <w:rFonts w:ascii="宋体" w:hint="eastAsia"/>
                <w:szCs w:val="21"/>
              </w:rPr>
              <w:t>当用户登录成功，选择对应功能菜单时，启动本用例。</w:t>
            </w:r>
            <w:r>
              <w:rPr>
                <w:rFonts w:ascii="宋体" w:hint="eastAsia"/>
                <w:szCs w:val="21"/>
              </w:rPr>
              <w:t xml:space="preserve"> </w:t>
            </w:r>
          </w:p>
          <w:p w14:paraId="6D85CD03" w14:textId="77777777" w:rsidR="004173D8" w:rsidRDefault="00C2593E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 xml:space="preserve">2) </w:t>
            </w:r>
            <w:r>
              <w:rPr>
                <w:rFonts w:ascii="宋体" w:hint="eastAsia"/>
                <w:szCs w:val="21"/>
              </w:rPr>
              <w:t>根据用户的操作请求，分别执行下列子事件流：</w:t>
            </w:r>
            <w:r>
              <w:rPr>
                <w:rFonts w:ascii="宋体" w:hint="eastAsia"/>
                <w:szCs w:val="21"/>
              </w:rPr>
              <w:t xml:space="preserve"> - </w:t>
            </w:r>
            <w:r>
              <w:rPr>
                <w:rFonts w:ascii="宋体" w:hint="eastAsia"/>
                <w:szCs w:val="21"/>
              </w:rPr>
              <w:t>当用户点击个人资料操作时，执行</w:t>
            </w:r>
            <w:r>
              <w:rPr>
                <w:rFonts w:ascii="宋体" w:hint="eastAsia"/>
                <w:szCs w:val="21"/>
              </w:rPr>
              <w:t xml:space="preserve"> </w:t>
            </w:r>
            <w:r>
              <w:rPr>
                <w:rFonts w:ascii="宋体" w:hint="eastAsia"/>
                <w:szCs w:val="21"/>
              </w:rPr>
              <w:t>“查看</w:t>
            </w:r>
            <w:r>
              <w:rPr>
                <w:rFonts w:ascii="宋体" w:hint="eastAsia"/>
                <w:szCs w:val="21"/>
              </w:rPr>
              <w:t xml:space="preserve"> / </w:t>
            </w:r>
            <w:r>
              <w:rPr>
                <w:rFonts w:ascii="宋体" w:hint="eastAsia"/>
                <w:szCs w:val="21"/>
              </w:rPr>
              <w:t>编辑个人信息”</w:t>
            </w:r>
            <w:r>
              <w:rPr>
                <w:rFonts w:ascii="宋体" w:hint="eastAsia"/>
                <w:szCs w:val="21"/>
              </w:rPr>
              <w:t xml:space="preserve"> </w:t>
            </w:r>
            <w:r>
              <w:rPr>
                <w:rFonts w:ascii="宋体" w:hint="eastAsia"/>
                <w:szCs w:val="21"/>
              </w:rPr>
              <w:t>子流；</w:t>
            </w:r>
            <w:r>
              <w:rPr>
                <w:rFonts w:ascii="宋体" w:hint="eastAsia"/>
                <w:szCs w:val="21"/>
              </w:rPr>
              <w:t xml:space="preserve"> - </w:t>
            </w:r>
            <w:r>
              <w:rPr>
                <w:rFonts w:ascii="宋体" w:hint="eastAsia"/>
                <w:szCs w:val="21"/>
              </w:rPr>
              <w:t>当用户点击密码修改操作时，执行</w:t>
            </w:r>
            <w:r>
              <w:rPr>
                <w:rFonts w:ascii="宋体" w:hint="eastAsia"/>
                <w:szCs w:val="21"/>
              </w:rPr>
              <w:t xml:space="preserve"> </w:t>
            </w:r>
            <w:r>
              <w:rPr>
                <w:rFonts w:ascii="宋体" w:hint="eastAsia"/>
                <w:szCs w:val="21"/>
              </w:rPr>
              <w:t>“修改登录密码”</w:t>
            </w:r>
            <w:r>
              <w:rPr>
                <w:rFonts w:ascii="宋体" w:hint="eastAsia"/>
                <w:szCs w:val="21"/>
              </w:rPr>
              <w:t xml:space="preserve"> </w:t>
            </w:r>
            <w:r>
              <w:rPr>
                <w:rFonts w:ascii="宋体" w:hint="eastAsia"/>
                <w:szCs w:val="21"/>
              </w:rPr>
              <w:t>子流；</w:t>
            </w:r>
            <w:r>
              <w:rPr>
                <w:rFonts w:ascii="宋体" w:hint="eastAsia"/>
                <w:szCs w:val="21"/>
              </w:rPr>
              <w:t xml:space="preserve"> - </w:t>
            </w:r>
            <w:r>
              <w:rPr>
                <w:rFonts w:ascii="宋体" w:hint="eastAsia"/>
                <w:szCs w:val="21"/>
              </w:rPr>
              <w:t>当用户点击角色权限查看操作时，执行</w:t>
            </w:r>
            <w:r>
              <w:rPr>
                <w:rFonts w:ascii="宋体" w:hint="eastAsia"/>
                <w:szCs w:val="21"/>
              </w:rPr>
              <w:t xml:space="preserve"> </w:t>
            </w:r>
            <w:r>
              <w:rPr>
                <w:rFonts w:ascii="宋体" w:hint="eastAsia"/>
                <w:szCs w:val="21"/>
              </w:rPr>
              <w:t>“查看权限范围”</w:t>
            </w:r>
            <w:r>
              <w:rPr>
                <w:rFonts w:ascii="宋体" w:hint="eastAsia"/>
                <w:szCs w:val="21"/>
              </w:rPr>
              <w:t xml:space="preserve"> </w:t>
            </w:r>
            <w:r>
              <w:rPr>
                <w:rFonts w:ascii="宋体" w:hint="eastAsia"/>
                <w:szCs w:val="21"/>
              </w:rPr>
              <w:t>子流；</w:t>
            </w:r>
            <w:r>
              <w:rPr>
                <w:rFonts w:ascii="宋体" w:hint="eastAsia"/>
                <w:szCs w:val="21"/>
              </w:rPr>
              <w:t xml:space="preserve"> </w:t>
            </w:r>
          </w:p>
          <w:p w14:paraId="4116E3E7" w14:textId="77777777" w:rsidR="004173D8" w:rsidRDefault="00C2593E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 xml:space="preserve">3) </w:t>
            </w:r>
            <w:r>
              <w:rPr>
                <w:rFonts w:ascii="宋体" w:hint="eastAsia"/>
                <w:szCs w:val="21"/>
              </w:rPr>
              <w:t>系统保存或者更新信息。</w:t>
            </w:r>
            <w:r>
              <w:rPr>
                <w:rFonts w:ascii="宋体" w:hint="eastAsia"/>
                <w:szCs w:val="21"/>
              </w:rPr>
              <w:t xml:space="preserve"> </w:t>
            </w:r>
          </w:p>
          <w:p w14:paraId="2631D97B" w14:textId="77777777" w:rsidR="004173D8" w:rsidRDefault="00C2593E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 xml:space="preserve">4) </w:t>
            </w:r>
            <w:r>
              <w:rPr>
                <w:rFonts w:ascii="宋体" w:hint="eastAsia"/>
                <w:szCs w:val="21"/>
              </w:rPr>
              <w:t>结束用例。</w:t>
            </w:r>
            <w:r>
              <w:rPr>
                <w:rFonts w:ascii="宋体" w:hint="eastAsia"/>
                <w:szCs w:val="21"/>
              </w:rPr>
              <w:t xml:space="preserve"> </w:t>
            </w:r>
          </w:p>
          <w:p w14:paraId="6170FEE0" w14:textId="77777777" w:rsidR="004173D8" w:rsidRDefault="00C2593E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 xml:space="preserve">2.2 </w:t>
            </w:r>
            <w:r>
              <w:rPr>
                <w:rFonts w:ascii="宋体" w:hint="eastAsia"/>
                <w:szCs w:val="21"/>
              </w:rPr>
              <w:t>备选子流</w:t>
            </w:r>
            <w:r>
              <w:rPr>
                <w:rFonts w:ascii="宋体" w:hint="eastAsia"/>
                <w:szCs w:val="21"/>
              </w:rPr>
              <w:t xml:space="preserve"> </w:t>
            </w:r>
          </w:p>
          <w:p w14:paraId="46EEC43F" w14:textId="77777777" w:rsidR="004173D8" w:rsidRDefault="00C2593E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 xml:space="preserve">2.2.1 </w:t>
            </w:r>
            <w:r>
              <w:rPr>
                <w:rFonts w:ascii="宋体" w:hint="eastAsia"/>
                <w:szCs w:val="21"/>
              </w:rPr>
              <w:t>查看</w:t>
            </w:r>
            <w:r>
              <w:rPr>
                <w:rFonts w:ascii="宋体" w:hint="eastAsia"/>
                <w:szCs w:val="21"/>
              </w:rPr>
              <w:t xml:space="preserve"> / </w:t>
            </w:r>
            <w:r>
              <w:rPr>
                <w:rFonts w:ascii="宋体" w:hint="eastAsia"/>
                <w:szCs w:val="21"/>
              </w:rPr>
              <w:t>编辑个人信息</w:t>
            </w:r>
            <w:r>
              <w:rPr>
                <w:rFonts w:ascii="宋体" w:hint="eastAsia"/>
                <w:szCs w:val="21"/>
              </w:rPr>
              <w:t xml:space="preserve"> </w:t>
            </w:r>
          </w:p>
          <w:p w14:paraId="50EB7BCE" w14:textId="77777777" w:rsidR="004173D8" w:rsidRDefault="00C2593E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 xml:space="preserve">1) </w:t>
            </w:r>
            <w:r>
              <w:rPr>
                <w:rFonts w:ascii="宋体" w:hint="eastAsia"/>
                <w:szCs w:val="21"/>
              </w:rPr>
              <w:t>用户点击个人资料操作时，系统加载个人信息界面；</w:t>
            </w:r>
            <w:r>
              <w:rPr>
                <w:rFonts w:ascii="宋体" w:hint="eastAsia"/>
                <w:szCs w:val="21"/>
              </w:rPr>
              <w:t xml:space="preserve"> </w:t>
            </w:r>
          </w:p>
          <w:p w14:paraId="74F95C48" w14:textId="77777777" w:rsidR="004173D8" w:rsidRDefault="00C2593E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 xml:space="preserve">2) </w:t>
            </w:r>
            <w:r>
              <w:rPr>
                <w:rFonts w:ascii="宋体" w:hint="eastAsia"/>
                <w:szCs w:val="21"/>
              </w:rPr>
              <w:t>用户可编辑非核心个人信息，系统验证输入信息的合法性和有效性；</w:t>
            </w:r>
            <w:r>
              <w:rPr>
                <w:rFonts w:ascii="宋体" w:hint="eastAsia"/>
                <w:szCs w:val="21"/>
              </w:rPr>
              <w:t xml:space="preserve"> </w:t>
            </w:r>
          </w:p>
          <w:p w14:paraId="1D563D2E" w14:textId="77777777" w:rsidR="004173D8" w:rsidRDefault="00C2593E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 xml:space="preserve">3) </w:t>
            </w:r>
            <w:r>
              <w:rPr>
                <w:rFonts w:ascii="宋体" w:hint="eastAsia"/>
                <w:szCs w:val="21"/>
              </w:rPr>
              <w:t>用户点击提交操作，系统更新用户个人信息。</w:t>
            </w:r>
            <w:r>
              <w:rPr>
                <w:rFonts w:ascii="宋体" w:hint="eastAsia"/>
                <w:szCs w:val="21"/>
              </w:rPr>
              <w:t xml:space="preserve"> </w:t>
            </w:r>
          </w:p>
          <w:p w14:paraId="1075CD7A" w14:textId="77777777" w:rsidR="004173D8" w:rsidRDefault="00C2593E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 xml:space="preserve">2.2.2 </w:t>
            </w:r>
            <w:r>
              <w:rPr>
                <w:rFonts w:ascii="宋体" w:hint="eastAsia"/>
                <w:szCs w:val="21"/>
              </w:rPr>
              <w:t>修改登录密码</w:t>
            </w:r>
            <w:r>
              <w:rPr>
                <w:rFonts w:ascii="宋体" w:hint="eastAsia"/>
                <w:szCs w:val="21"/>
              </w:rPr>
              <w:t xml:space="preserve"> </w:t>
            </w:r>
          </w:p>
          <w:p w14:paraId="12588AE7" w14:textId="77777777" w:rsidR="004173D8" w:rsidRDefault="00C2593E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 xml:space="preserve">1) </w:t>
            </w:r>
            <w:r>
              <w:rPr>
                <w:rFonts w:ascii="宋体" w:hint="eastAsia"/>
                <w:szCs w:val="21"/>
              </w:rPr>
              <w:t>用户点击密码修改操作，系统加载密码修改界面；</w:t>
            </w:r>
            <w:r>
              <w:rPr>
                <w:rFonts w:ascii="宋体" w:hint="eastAsia"/>
                <w:szCs w:val="21"/>
              </w:rPr>
              <w:t xml:space="preserve"> </w:t>
            </w:r>
          </w:p>
          <w:p w14:paraId="69D581A1" w14:textId="77777777" w:rsidR="004173D8" w:rsidRDefault="00C2593E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 xml:space="preserve">2) </w:t>
            </w:r>
            <w:r>
              <w:rPr>
                <w:rFonts w:ascii="宋体" w:hint="eastAsia"/>
                <w:szCs w:val="21"/>
              </w:rPr>
              <w:t>用户输入原密码与新密码，系统验证原密码正确性与新密码格式合规性；</w:t>
            </w:r>
            <w:r>
              <w:rPr>
                <w:rFonts w:ascii="宋体" w:hint="eastAsia"/>
                <w:szCs w:val="21"/>
              </w:rPr>
              <w:t xml:space="preserve"> </w:t>
            </w:r>
          </w:p>
          <w:p w14:paraId="3EDAE2CB" w14:textId="77777777" w:rsidR="004173D8" w:rsidRDefault="00C2593E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 xml:space="preserve">3) </w:t>
            </w:r>
            <w:r>
              <w:rPr>
                <w:rFonts w:ascii="宋体" w:hint="eastAsia"/>
                <w:szCs w:val="21"/>
              </w:rPr>
              <w:t>用户点击提交操作，系统更新用户密码并重置登录状态。</w:t>
            </w:r>
            <w:r>
              <w:rPr>
                <w:rFonts w:ascii="宋体" w:hint="eastAsia"/>
                <w:szCs w:val="21"/>
              </w:rPr>
              <w:t xml:space="preserve"> </w:t>
            </w:r>
          </w:p>
          <w:p w14:paraId="6E3B4F66" w14:textId="77777777" w:rsidR="004173D8" w:rsidRDefault="00C2593E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 xml:space="preserve">2.2.3 </w:t>
            </w:r>
            <w:r>
              <w:rPr>
                <w:rFonts w:ascii="宋体" w:hint="eastAsia"/>
                <w:szCs w:val="21"/>
              </w:rPr>
              <w:t>查看权限范围</w:t>
            </w:r>
            <w:r>
              <w:rPr>
                <w:rFonts w:ascii="宋体" w:hint="eastAsia"/>
                <w:szCs w:val="21"/>
              </w:rPr>
              <w:t xml:space="preserve"> </w:t>
            </w:r>
          </w:p>
          <w:p w14:paraId="7461EB18" w14:textId="77777777" w:rsidR="004173D8" w:rsidRDefault="00C2593E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 xml:space="preserve">1) </w:t>
            </w:r>
            <w:r>
              <w:rPr>
                <w:rFonts w:ascii="宋体" w:hint="eastAsia"/>
                <w:szCs w:val="21"/>
              </w:rPr>
              <w:t>用户点击权限查看操作，系统根据当前用户角色，加载并展示对应功能权限范围。</w:t>
            </w:r>
            <w:r>
              <w:rPr>
                <w:rFonts w:ascii="宋体" w:hint="eastAsia"/>
                <w:szCs w:val="21"/>
              </w:rPr>
              <w:t xml:space="preserve"> </w:t>
            </w:r>
          </w:p>
          <w:p w14:paraId="6B84FF69" w14:textId="77777777" w:rsidR="004173D8" w:rsidRDefault="00C2593E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 xml:space="preserve">3 </w:t>
            </w:r>
            <w:r>
              <w:rPr>
                <w:rFonts w:ascii="宋体" w:hint="eastAsia"/>
                <w:szCs w:val="21"/>
              </w:rPr>
              <w:t>备选流</w:t>
            </w:r>
            <w:r>
              <w:rPr>
                <w:rFonts w:ascii="宋体" w:hint="eastAsia"/>
                <w:szCs w:val="21"/>
              </w:rPr>
              <w:t xml:space="preserve"> </w:t>
            </w:r>
          </w:p>
          <w:p w14:paraId="68475D8C" w14:textId="77777777" w:rsidR="004173D8" w:rsidRDefault="00C2593E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第一备选流</w:t>
            </w:r>
            <w:r>
              <w:rPr>
                <w:rFonts w:ascii="宋体" w:hint="eastAsia"/>
                <w:szCs w:val="21"/>
              </w:rPr>
              <w:t xml:space="preserve"> </w:t>
            </w:r>
            <w:r>
              <w:rPr>
                <w:rFonts w:ascii="宋体" w:hint="eastAsia"/>
                <w:szCs w:val="21"/>
              </w:rPr>
              <w:t>在</w:t>
            </w:r>
            <w:r>
              <w:rPr>
                <w:rFonts w:ascii="宋体" w:hint="eastAsia"/>
                <w:szCs w:val="21"/>
              </w:rPr>
              <w:t xml:space="preserve"> </w:t>
            </w:r>
            <w:r>
              <w:rPr>
                <w:rFonts w:ascii="宋体" w:hint="eastAsia"/>
                <w:szCs w:val="21"/>
              </w:rPr>
              <w:t>“编辑个人信息”</w:t>
            </w:r>
            <w:r>
              <w:rPr>
                <w:rFonts w:ascii="宋体" w:hint="eastAsia"/>
                <w:szCs w:val="21"/>
              </w:rPr>
              <w:t xml:space="preserve"> </w:t>
            </w:r>
            <w:r>
              <w:rPr>
                <w:rFonts w:ascii="宋体" w:hint="eastAsia"/>
                <w:szCs w:val="21"/>
              </w:rPr>
              <w:t>子流步骤</w:t>
            </w:r>
            <w:r>
              <w:rPr>
                <w:rFonts w:ascii="宋体" w:hint="eastAsia"/>
                <w:szCs w:val="21"/>
              </w:rPr>
              <w:t xml:space="preserve"> 2.2.1 </w:t>
            </w:r>
            <w:r>
              <w:rPr>
                <w:rFonts w:ascii="宋体" w:hint="eastAsia"/>
                <w:szCs w:val="21"/>
              </w:rPr>
              <w:t>中，如果输入项格式不对，则提示</w:t>
            </w:r>
            <w:r>
              <w:rPr>
                <w:rFonts w:ascii="宋体" w:hint="eastAsia"/>
                <w:szCs w:val="21"/>
              </w:rPr>
              <w:t xml:space="preserve"> </w:t>
            </w:r>
            <w:r>
              <w:rPr>
                <w:rFonts w:ascii="宋体" w:hint="eastAsia"/>
                <w:szCs w:val="21"/>
              </w:rPr>
              <w:t>“请按</w:t>
            </w:r>
            <w:r>
              <w:rPr>
                <w:rFonts w:ascii="宋体" w:hint="eastAsia"/>
                <w:szCs w:val="21"/>
              </w:rPr>
              <w:t xml:space="preserve"> xxx </w:t>
            </w:r>
            <w:r>
              <w:rPr>
                <w:rFonts w:ascii="宋体" w:hint="eastAsia"/>
                <w:szCs w:val="21"/>
              </w:rPr>
              <w:t>格式输入”。</w:t>
            </w:r>
            <w:r>
              <w:rPr>
                <w:rFonts w:ascii="宋体" w:hint="eastAsia"/>
                <w:szCs w:val="21"/>
              </w:rPr>
              <w:t xml:space="preserve"> </w:t>
            </w:r>
          </w:p>
          <w:p w14:paraId="14DCAE30" w14:textId="77777777" w:rsidR="004173D8" w:rsidRDefault="00C2593E">
            <w:pPr>
              <w:numPr>
                <w:ilvl w:val="0"/>
                <w:numId w:val="3"/>
              </w:num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 xml:space="preserve">2. </w:t>
            </w:r>
            <w:r>
              <w:rPr>
                <w:rFonts w:ascii="宋体" w:hint="eastAsia"/>
                <w:szCs w:val="21"/>
              </w:rPr>
              <w:t>第二备选流</w:t>
            </w:r>
            <w:r>
              <w:rPr>
                <w:rFonts w:ascii="宋体" w:hint="eastAsia"/>
                <w:szCs w:val="21"/>
              </w:rPr>
              <w:t xml:space="preserve"> </w:t>
            </w:r>
            <w:r>
              <w:rPr>
                <w:rFonts w:ascii="宋体" w:hint="eastAsia"/>
                <w:szCs w:val="21"/>
              </w:rPr>
              <w:t>在</w:t>
            </w:r>
            <w:r>
              <w:rPr>
                <w:rFonts w:ascii="宋体" w:hint="eastAsia"/>
                <w:szCs w:val="21"/>
              </w:rPr>
              <w:t xml:space="preserve"> </w:t>
            </w:r>
            <w:r>
              <w:rPr>
                <w:rFonts w:ascii="宋体" w:hint="eastAsia"/>
                <w:szCs w:val="21"/>
              </w:rPr>
              <w:t>“修改密码”</w:t>
            </w:r>
            <w:r>
              <w:rPr>
                <w:rFonts w:ascii="宋体" w:hint="eastAsia"/>
                <w:szCs w:val="21"/>
              </w:rPr>
              <w:t xml:space="preserve"> </w:t>
            </w:r>
            <w:r>
              <w:rPr>
                <w:rFonts w:ascii="宋体" w:hint="eastAsia"/>
                <w:szCs w:val="21"/>
              </w:rPr>
              <w:t>子流步骤</w:t>
            </w:r>
            <w:r>
              <w:rPr>
                <w:rFonts w:ascii="宋体" w:hint="eastAsia"/>
                <w:szCs w:val="21"/>
              </w:rPr>
              <w:t xml:space="preserve"> 2.2.2 </w:t>
            </w:r>
            <w:r>
              <w:rPr>
                <w:rFonts w:ascii="宋体" w:hint="eastAsia"/>
                <w:szCs w:val="21"/>
              </w:rPr>
              <w:t>中，如果原密码验证错误，则提示</w:t>
            </w:r>
            <w:r>
              <w:rPr>
                <w:rFonts w:ascii="宋体" w:hint="eastAsia"/>
                <w:szCs w:val="21"/>
              </w:rPr>
              <w:t xml:space="preserve"> </w:t>
            </w:r>
            <w:r>
              <w:rPr>
                <w:rFonts w:ascii="宋体" w:hint="eastAsia"/>
                <w:szCs w:val="21"/>
              </w:rPr>
              <w:t>“原密码输入错误，请重新输入”。</w:t>
            </w:r>
            <w:r>
              <w:rPr>
                <w:rFonts w:ascii="宋体" w:hint="eastAsia"/>
                <w:szCs w:val="21"/>
              </w:rPr>
              <w:t xml:space="preserve"> </w:t>
            </w:r>
          </w:p>
          <w:p w14:paraId="7113113F" w14:textId="77777777" w:rsidR="004173D8" w:rsidRDefault="004173D8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</w:p>
        </w:tc>
      </w:tr>
      <w:tr w:rsidR="004173D8" w14:paraId="760007E2" w14:textId="77777777">
        <w:trPr>
          <w:trHeight w:val="243"/>
        </w:trPr>
        <w:tc>
          <w:tcPr>
            <w:tcW w:w="8522" w:type="dxa"/>
          </w:tcPr>
          <w:p w14:paraId="4DCE14C7" w14:textId="77777777" w:rsidR="004173D8" w:rsidRDefault="00C2593E">
            <w:pPr>
              <w:autoSpaceDE w:val="0"/>
              <w:autoSpaceDN w:val="0"/>
              <w:adjustRightInd w:val="0"/>
              <w:rPr>
                <w:rFonts w:ascii="宋体"/>
                <w:szCs w:val="21"/>
              </w:rPr>
            </w:pPr>
            <w:r>
              <w:rPr>
                <w:rFonts w:ascii="宋体" w:hint="eastAsia"/>
                <w:szCs w:val="21"/>
              </w:rPr>
              <w:t>成功保证：</w:t>
            </w:r>
            <w:r>
              <w:rPr>
                <w:rFonts w:ascii="宋体" w:hint="eastAsia"/>
                <w:szCs w:val="21"/>
              </w:rPr>
              <w:t xml:space="preserve"> </w:t>
            </w:r>
            <w:r>
              <w:rPr>
                <w:rFonts w:ascii="宋体" w:hint="eastAsia"/>
                <w:szCs w:val="21"/>
              </w:rPr>
              <w:t>无</w:t>
            </w:r>
          </w:p>
        </w:tc>
      </w:tr>
    </w:tbl>
    <w:p w14:paraId="7A3B5106" w14:textId="77777777" w:rsidR="004173D8" w:rsidRDefault="004173D8"/>
    <w:p w14:paraId="50A050FC" w14:textId="77777777" w:rsidR="004173D8" w:rsidRDefault="00C2593E">
      <w:pPr>
        <w:pStyle w:val="2"/>
        <w:numPr>
          <w:ilvl w:val="1"/>
          <w:numId w:val="0"/>
        </w:numPr>
        <w:tabs>
          <w:tab w:val="clear" w:pos="0"/>
        </w:tabs>
        <w:rPr>
          <w:lang w:val="zh-CN"/>
        </w:rPr>
      </w:pPr>
      <w:bookmarkStart w:id="16" w:name="_Toc32667"/>
      <w:r>
        <w:rPr>
          <w:rFonts w:hint="eastAsia"/>
          <w:lang w:val="zh-CN" w:eastAsia="zh"/>
        </w:rPr>
        <w:t>3.2</w:t>
      </w:r>
      <w:r>
        <w:rPr>
          <w:rFonts w:hint="eastAsia"/>
          <w:lang w:val="zh-CN" w:eastAsia="zh"/>
        </w:rPr>
        <w:t>美食数据采集管理</w:t>
      </w:r>
      <w:bookmarkEnd w:id="16"/>
    </w:p>
    <w:p w14:paraId="314FAC7D" w14:textId="77777777" w:rsidR="004173D8" w:rsidRDefault="00C2593E">
      <w:pPr>
        <w:ind w:firstLine="400"/>
      </w:pPr>
      <w:r>
        <w:rPr>
          <w:rFonts w:hint="eastAsia"/>
        </w:rPr>
        <w:t>数据采集管理包括爬虫任务管理、数据源管理、采集监控等操作。</w:t>
      </w:r>
    </w:p>
    <w:p w14:paraId="58990230" w14:textId="77777777" w:rsidR="004173D8" w:rsidRDefault="00C2593E">
      <w:r>
        <w:rPr>
          <w:rFonts w:hint="eastAsia"/>
        </w:rPr>
        <w:t xml:space="preserve">3.2.1 </w:t>
      </w:r>
      <w:r>
        <w:rPr>
          <w:rFonts w:hint="eastAsia"/>
        </w:rPr>
        <w:t>爬虫任务管理</w:t>
      </w:r>
    </w:p>
    <w:p w14:paraId="00F5CFEC" w14:textId="77777777" w:rsidR="004173D8" w:rsidRDefault="00C2593E">
      <w:pPr>
        <w:ind w:firstLine="400"/>
      </w:pPr>
      <w:r>
        <w:rPr>
          <w:rFonts w:hint="eastAsia"/>
        </w:rPr>
        <w:t>功能描述</w:t>
      </w:r>
      <w:r>
        <w:rPr>
          <w:rFonts w:hint="eastAsia"/>
        </w:rPr>
        <w:t xml:space="preserve">: </w:t>
      </w:r>
      <w:r>
        <w:rPr>
          <w:rFonts w:hint="eastAsia"/>
        </w:rPr>
        <w:t>管理员可以创建、编辑、启动、停止、删除爬虫任务。</w:t>
      </w:r>
    </w:p>
    <w:p w14:paraId="71363419" w14:textId="77777777" w:rsidR="004173D8" w:rsidRDefault="00C2593E">
      <w:pPr>
        <w:ind w:firstLine="400"/>
      </w:pPr>
      <w:r>
        <w:rPr>
          <w:rFonts w:hint="eastAsia"/>
        </w:rPr>
        <w:t xml:space="preserve">1. </w:t>
      </w:r>
      <w:r>
        <w:rPr>
          <w:rFonts w:hint="eastAsia"/>
        </w:rPr>
        <w:t>新增爬虫任务</w:t>
      </w:r>
    </w:p>
    <w:p w14:paraId="47799918" w14:textId="77777777" w:rsidR="004173D8" w:rsidRDefault="00C2593E">
      <w:pPr>
        <w:ind w:firstLine="400"/>
      </w:pPr>
      <w:r>
        <w:rPr>
          <w:rFonts w:hint="eastAsia"/>
        </w:rPr>
        <w:t>管理员登录进数据管理平台，进入爬虫任务管理菜单，点击新增按钮，进入新增页面，填写相关必要信息后，保存至数据库，整个流程结束。</w:t>
      </w:r>
    </w:p>
    <w:p w14:paraId="1EF31665" w14:textId="77777777" w:rsidR="004173D8" w:rsidRDefault="00C2593E">
      <w:pPr>
        <w:ind w:firstLine="400"/>
      </w:pPr>
      <w:r>
        <w:rPr>
          <w:rFonts w:hint="eastAsia"/>
        </w:rPr>
        <w:t xml:space="preserve">2. </w:t>
      </w:r>
      <w:r>
        <w:rPr>
          <w:rFonts w:hint="eastAsia"/>
        </w:rPr>
        <w:t>编辑爬虫任务</w:t>
      </w:r>
    </w:p>
    <w:p w14:paraId="6EAEF103" w14:textId="77777777" w:rsidR="004173D8" w:rsidRDefault="00C2593E">
      <w:pPr>
        <w:ind w:firstLine="400"/>
      </w:pPr>
      <w:r>
        <w:rPr>
          <w:rFonts w:hint="eastAsia"/>
        </w:rPr>
        <w:t>管理员登录进数据管理平台，进入爬虫任务管理菜单，点击需要修改的对应任务右侧的编辑按钮，进入修改页面，填写需要订正的任务信息后，保存至数据库，整个流程结束。</w:t>
      </w:r>
    </w:p>
    <w:p w14:paraId="4860F581" w14:textId="77777777" w:rsidR="004173D8" w:rsidRDefault="00C2593E">
      <w:pPr>
        <w:ind w:firstLine="400"/>
      </w:pPr>
      <w:r>
        <w:rPr>
          <w:rFonts w:hint="eastAsia"/>
        </w:rPr>
        <w:lastRenderedPageBreak/>
        <w:t xml:space="preserve">3. </w:t>
      </w:r>
      <w:r>
        <w:rPr>
          <w:rFonts w:hint="eastAsia"/>
        </w:rPr>
        <w:t>启动</w:t>
      </w:r>
      <w:r>
        <w:rPr>
          <w:rFonts w:hint="eastAsia"/>
        </w:rPr>
        <w:t>/</w:t>
      </w:r>
      <w:r>
        <w:rPr>
          <w:rFonts w:hint="eastAsia"/>
        </w:rPr>
        <w:t>停止爬虫任务</w:t>
      </w:r>
    </w:p>
    <w:p w14:paraId="4AB7219E" w14:textId="77777777" w:rsidR="004173D8" w:rsidRDefault="00C2593E">
      <w:pPr>
        <w:ind w:firstLine="400"/>
      </w:pPr>
      <w:r>
        <w:rPr>
          <w:rFonts w:hint="eastAsia"/>
        </w:rPr>
        <w:t>管理员登录进数据</w:t>
      </w:r>
      <w:r>
        <w:rPr>
          <w:rFonts w:hint="eastAsia"/>
        </w:rPr>
        <w:t>管理平台，进入爬虫任务管理菜单，点击需要操作的对应任务右侧的启动</w:t>
      </w:r>
      <w:r>
        <w:rPr>
          <w:rFonts w:hint="eastAsia"/>
        </w:rPr>
        <w:t>/</w:t>
      </w:r>
      <w:r>
        <w:rPr>
          <w:rFonts w:hint="eastAsia"/>
        </w:rPr>
        <w:t>停止按钮，系统执行相应操作并更新任务状态。</w:t>
      </w:r>
    </w:p>
    <w:p w14:paraId="6E917660" w14:textId="77777777" w:rsidR="004173D8" w:rsidRDefault="00C2593E">
      <w:pPr>
        <w:ind w:firstLine="400"/>
      </w:pPr>
      <w:r>
        <w:rPr>
          <w:rFonts w:hint="eastAsia"/>
        </w:rPr>
        <w:t xml:space="preserve">4. </w:t>
      </w:r>
      <w:r>
        <w:rPr>
          <w:rFonts w:hint="eastAsia"/>
        </w:rPr>
        <w:t>删除爬虫任务</w:t>
      </w:r>
    </w:p>
    <w:p w14:paraId="5D7721C1" w14:textId="77777777" w:rsidR="004173D8" w:rsidRDefault="00C2593E">
      <w:pPr>
        <w:ind w:firstLine="400"/>
      </w:pPr>
      <w:r>
        <w:rPr>
          <w:rFonts w:hint="eastAsia"/>
        </w:rPr>
        <w:t>管理员登录进数据管理平台，进入爬虫任务管理菜单，点击需要删除的对应任务右侧的删除按钮，弹出”是否确认删除爬虫任务”提示框，在点击确认后，执行删除操作提交并持久化，保存至数据库，整个流程结束。</w:t>
      </w:r>
    </w:p>
    <w:p w14:paraId="3E56E412" w14:textId="77777777" w:rsidR="004173D8" w:rsidRDefault="00C2593E">
      <w:pPr>
        <w:ind w:firstLine="400"/>
      </w:pPr>
      <w:r>
        <w:rPr>
          <w:rFonts w:hint="eastAsia"/>
        </w:rPr>
        <w:t xml:space="preserve">5. </w:t>
      </w:r>
      <w:r>
        <w:rPr>
          <w:rFonts w:hint="eastAsia"/>
        </w:rPr>
        <w:t>查看任务详情</w:t>
      </w:r>
    </w:p>
    <w:p w14:paraId="26786327" w14:textId="77777777" w:rsidR="004173D8" w:rsidRDefault="00C2593E">
      <w:pPr>
        <w:ind w:firstLine="400"/>
        <w:rPr>
          <w:lang w:eastAsia="zh"/>
        </w:rPr>
      </w:pPr>
      <w:r>
        <w:rPr>
          <w:rFonts w:hint="eastAsia"/>
        </w:rPr>
        <w:t>管理员登录进数据管理平台，进入爬虫任务管理菜单，点击需要查看详情的对应任务右侧的详情按钮，跳转到任务详情界面展示具体任务数据</w:t>
      </w:r>
      <w:r>
        <w:rPr>
          <w:rFonts w:hint="eastAsia"/>
          <w:lang w:eastAsia="zh"/>
        </w:rPr>
        <w:t>。</w:t>
      </w:r>
    </w:p>
    <w:p w14:paraId="7380961F" w14:textId="77777777" w:rsidR="004173D8" w:rsidRDefault="00C2593E">
      <w:pPr>
        <w:ind w:firstLine="400"/>
      </w:pPr>
      <w:r>
        <w:rPr>
          <w:rFonts w:hint="eastAsia"/>
        </w:rPr>
        <w:t xml:space="preserve">3.2.2 </w:t>
      </w:r>
      <w:r>
        <w:rPr>
          <w:rFonts w:hint="eastAsia"/>
        </w:rPr>
        <w:t>采集监控</w:t>
      </w:r>
    </w:p>
    <w:p w14:paraId="270C23FE" w14:textId="77777777" w:rsidR="004173D8" w:rsidRDefault="00C2593E">
      <w:pPr>
        <w:ind w:firstLine="400"/>
      </w:pPr>
      <w:r>
        <w:rPr>
          <w:rFonts w:hint="eastAsia"/>
        </w:rPr>
        <w:t>功能描述</w:t>
      </w:r>
      <w:r>
        <w:rPr>
          <w:rFonts w:hint="eastAsia"/>
        </w:rPr>
        <w:t xml:space="preserve">: </w:t>
      </w:r>
      <w:r>
        <w:rPr>
          <w:rFonts w:hint="eastAsia"/>
        </w:rPr>
        <w:t>实时监控</w:t>
      </w:r>
      <w:r>
        <w:rPr>
          <w:rFonts w:hint="eastAsia"/>
        </w:rPr>
        <w:t>爬虫运行状态，记录采集日志。</w:t>
      </w:r>
    </w:p>
    <w:p w14:paraId="17CD7D26" w14:textId="77777777" w:rsidR="004173D8" w:rsidRDefault="00C2593E">
      <w:pPr>
        <w:ind w:firstLine="400"/>
      </w:pPr>
      <w:r>
        <w:rPr>
          <w:rFonts w:hint="eastAsia"/>
        </w:rPr>
        <w:t>监控指标</w:t>
      </w:r>
    </w:p>
    <w:p w14:paraId="4146E549" w14:textId="77777777" w:rsidR="004173D8" w:rsidRDefault="00C2593E">
      <w:pPr>
        <w:ind w:firstLine="400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任务运行状态（运行中</w:t>
      </w:r>
      <w:r>
        <w:rPr>
          <w:rFonts w:hint="eastAsia"/>
        </w:rPr>
        <w:t>/</w:t>
      </w:r>
      <w:r>
        <w:rPr>
          <w:rFonts w:hint="eastAsia"/>
        </w:rPr>
        <w:t>已停止</w:t>
      </w:r>
      <w:r>
        <w:rPr>
          <w:rFonts w:hint="eastAsia"/>
        </w:rPr>
        <w:t>/</w:t>
      </w:r>
      <w:r>
        <w:rPr>
          <w:rFonts w:hint="eastAsia"/>
        </w:rPr>
        <w:t>失败）</w:t>
      </w:r>
    </w:p>
    <w:p w14:paraId="57D6EA20" w14:textId="77777777" w:rsidR="004173D8" w:rsidRDefault="00C2593E">
      <w:pPr>
        <w:ind w:firstLine="400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采集成功率</w:t>
      </w:r>
    </w:p>
    <w:p w14:paraId="6AE0A7D6" w14:textId="77777777" w:rsidR="004173D8" w:rsidRDefault="00C2593E">
      <w:pPr>
        <w:ind w:firstLine="400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采集失败率</w:t>
      </w:r>
    </w:p>
    <w:p w14:paraId="4793B141" w14:textId="77777777" w:rsidR="004173D8" w:rsidRDefault="00C2593E">
      <w:pPr>
        <w:ind w:firstLine="400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数据采集量</w:t>
      </w:r>
    </w:p>
    <w:p w14:paraId="0803F5D7" w14:textId="77777777" w:rsidR="004173D8" w:rsidRDefault="00C2593E">
      <w:pPr>
        <w:ind w:firstLine="400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采集速度（条</w:t>
      </w:r>
      <w:r>
        <w:rPr>
          <w:rFonts w:hint="eastAsia"/>
        </w:rPr>
        <w:t>/</w:t>
      </w:r>
      <w:r>
        <w:rPr>
          <w:rFonts w:hint="eastAsia"/>
        </w:rPr>
        <w:t>秒）</w:t>
      </w:r>
    </w:p>
    <w:p w14:paraId="1AFAE9D0" w14:textId="77777777" w:rsidR="004173D8" w:rsidRDefault="00C2593E">
      <w:pPr>
        <w:ind w:firstLine="400"/>
      </w:pP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错误类型统计</w:t>
      </w:r>
    </w:p>
    <w:p w14:paraId="26E88696" w14:textId="77777777" w:rsidR="004173D8" w:rsidRDefault="00C2593E">
      <w:pPr>
        <w:ind w:firstLine="400"/>
      </w:pPr>
      <w:r>
        <w:rPr>
          <w:rFonts w:hint="eastAsia"/>
        </w:rPr>
        <w:t>当出现以下情况时，系统自动发送通知：</w:t>
      </w:r>
      <w:r>
        <w:rPr>
          <w:rFonts w:hint="eastAsia"/>
        </w:rPr>
        <w:t xml:space="preserve"> - </w:t>
      </w:r>
      <w:r>
        <w:rPr>
          <w:rFonts w:hint="eastAsia"/>
        </w:rPr>
        <w:t>采集失败率</w:t>
      </w:r>
      <w:r>
        <w:rPr>
          <w:rFonts w:hint="eastAsia"/>
        </w:rPr>
        <w:t xml:space="preserve"> &gt; 30% - </w:t>
      </w:r>
      <w:r>
        <w:rPr>
          <w:rFonts w:hint="eastAsia"/>
        </w:rPr>
        <w:t>连续失败次数</w:t>
      </w:r>
      <w:r>
        <w:rPr>
          <w:rFonts w:hint="eastAsia"/>
        </w:rPr>
        <w:t xml:space="preserve"> &gt; 10 </w:t>
      </w:r>
      <w:r>
        <w:rPr>
          <w:rFonts w:hint="eastAsia"/>
        </w:rPr>
        <w:t>次</w:t>
      </w:r>
      <w:r>
        <w:rPr>
          <w:rFonts w:hint="eastAsia"/>
        </w:rPr>
        <w:t xml:space="preserve"> - </w:t>
      </w:r>
      <w:r>
        <w:rPr>
          <w:rFonts w:hint="eastAsia"/>
        </w:rPr>
        <w:t>采集速度异常（过快或过慢）</w:t>
      </w:r>
      <w:r>
        <w:rPr>
          <w:rFonts w:hint="eastAsia"/>
        </w:rPr>
        <w:t xml:space="preserve"> - </w:t>
      </w:r>
      <w:r>
        <w:rPr>
          <w:rFonts w:hint="eastAsia"/>
        </w:rPr>
        <w:t>代理</w:t>
      </w:r>
      <w:r>
        <w:rPr>
          <w:rFonts w:hint="eastAsia"/>
        </w:rPr>
        <w:t xml:space="preserve"> IP </w:t>
      </w:r>
      <w:r>
        <w:rPr>
          <w:rFonts w:hint="eastAsia"/>
        </w:rPr>
        <w:t>池耗尽</w:t>
      </w:r>
      <w:r>
        <w:rPr>
          <w:rFonts w:hint="eastAsia"/>
        </w:rPr>
        <w:t xml:space="preserve"> - </w:t>
      </w:r>
      <w:r>
        <w:rPr>
          <w:rFonts w:hint="eastAsia"/>
        </w:rPr>
        <w:t>触发反爬虫机制</w:t>
      </w:r>
    </w:p>
    <w:p w14:paraId="418000E8" w14:textId="77777777" w:rsidR="004173D8" w:rsidRDefault="00C2593E">
      <w:pPr>
        <w:ind w:firstLine="400"/>
      </w:pPr>
      <w:r>
        <w:rPr>
          <w:rFonts w:hint="eastAsia"/>
        </w:rPr>
        <w:t>日志记录</w:t>
      </w:r>
    </w:p>
    <w:p w14:paraId="66AFAB02" w14:textId="77777777" w:rsidR="004173D8" w:rsidRDefault="00C2593E">
      <w:pPr>
        <w:ind w:firstLine="400"/>
      </w:pPr>
      <w:r>
        <w:rPr>
          <w:rFonts w:hint="eastAsia"/>
        </w:rPr>
        <w:t>系统记录以下日志信息：</w:t>
      </w:r>
      <w:r>
        <w:rPr>
          <w:rFonts w:hint="eastAsia"/>
        </w:rPr>
        <w:t xml:space="preserve"> - </w:t>
      </w:r>
      <w:r>
        <w:rPr>
          <w:rFonts w:hint="eastAsia"/>
        </w:rPr>
        <w:t>任务启动</w:t>
      </w:r>
      <w:r>
        <w:rPr>
          <w:rFonts w:hint="eastAsia"/>
        </w:rPr>
        <w:t>/</w:t>
      </w:r>
      <w:r>
        <w:rPr>
          <w:rFonts w:hint="eastAsia"/>
        </w:rPr>
        <w:t>停止时间</w:t>
      </w:r>
      <w:r>
        <w:rPr>
          <w:rFonts w:hint="eastAsia"/>
        </w:rPr>
        <w:t xml:space="preserve"> - </w:t>
      </w:r>
      <w:r>
        <w:rPr>
          <w:rFonts w:hint="eastAsia"/>
        </w:rPr>
        <w:t>每次请求的</w:t>
      </w:r>
      <w:r>
        <w:rPr>
          <w:rFonts w:hint="eastAsia"/>
        </w:rPr>
        <w:t xml:space="preserve"> URL</w:t>
      </w:r>
      <w:r>
        <w:rPr>
          <w:rFonts w:hint="eastAsia"/>
        </w:rPr>
        <w:t>、状态码、响应时间</w:t>
      </w:r>
      <w:r>
        <w:rPr>
          <w:rFonts w:hint="eastAsia"/>
        </w:rPr>
        <w:t xml:space="preserve"> - </w:t>
      </w:r>
      <w:r>
        <w:rPr>
          <w:rFonts w:hint="eastAsia"/>
        </w:rPr>
        <w:t>数据提取成功</w:t>
      </w:r>
      <w:r>
        <w:rPr>
          <w:rFonts w:hint="eastAsia"/>
        </w:rPr>
        <w:t>/</w:t>
      </w:r>
      <w:r>
        <w:rPr>
          <w:rFonts w:hint="eastAsia"/>
        </w:rPr>
        <w:t>失败记录</w:t>
      </w:r>
      <w:r>
        <w:rPr>
          <w:rFonts w:hint="eastAsia"/>
        </w:rPr>
        <w:t xml:space="preserve"> - </w:t>
      </w:r>
      <w:r>
        <w:rPr>
          <w:rFonts w:hint="eastAsia"/>
        </w:rPr>
        <w:t>异常信息和堆栈跟踪</w:t>
      </w:r>
    </w:p>
    <w:p w14:paraId="48E4BB68" w14:textId="77777777" w:rsidR="004173D8" w:rsidRDefault="004173D8" w:rsidP="00082168">
      <w:pPr>
        <w:rPr>
          <w:rFonts w:hint="eastAsia"/>
        </w:rPr>
      </w:pPr>
    </w:p>
    <w:p w14:paraId="4DC67258" w14:textId="1ACCD312" w:rsidR="004173D8" w:rsidRDefault="00C2593E" w:rsidP="00082168">
      <w:pPr>
        <w:ind w:firstLine="400"/>
      </w:pPr>
      <w:r>
        <w:rPr>
          <w:rFonts w:hint="eastAsia"/>
        </w:rPr>
        <w:t>其整个操作流程如下：</w:t>
      </w:r>
      <w:r w:rsidR="00082168">
        <w:rPr>
          <w:lang w:eastAsia="zh"/>
        </w:rPr>
        <w:lastRenderedPageBreak/>
        <w:pict w14:anchorId="59E42190">
          <v:shape id="_x0000_i1029" type="#_x0000_t75" style="width:415.5pt;height:337pt">
            <v:imagedata r:id="rId12" o:title="upload_post_object_v2_1930046953"/>
          </v:shape>
        </w:pict>
      </w:r>
    </w:p>
    <w:p w14:paraId="511D7980" w14:textId="77777777" w:rsidR="004173D8" w:rsidRDefault="004173D8">
      <w:pPr>
        <w:ind w:firstLine="400"/>
        <w:jc w:val="center"/>
      </w:pPr>
    </w:p>
    <w:p w14:paraId="72CB140A" w14:textId="5E9AFB70" w:rsidR="004173D8" w:rsidRDefault="00C2593E">
      <w:pPr>
        <w:ind w:firstLine="420"/>
        <w:rPr>
          <w:snapToGrid/>
          <w:lang w:eastAsia="zh"/>
        </w:rPr>
      </w:pPr>
      <w:r>
        <w:rPr>
          <w:rFonts w:hint="eastAsia"/>
        </w:rPr>
        <w:t>用例图如</w:t>
      </w:r>
      <w:r w:rsidR="00082168">
        <w:rPr>
          <w:rFonts w:hint="eastAsia"/>
        </w:rPr>
        <w:t>下：</w:t>
      </w:r>
      <w:r w:rsidR="00082168">
        <w:rPr>
          <w:snapToGrid/>
          <w:lang w:eastAsia="zh"/>
        </w:rPr>
        <w:lastRenderedPageBreak/>
        <w:pict w14:anchorId="1FE8798A">
          <v:shape id="_x0000_i1030" type="#_x0000_t75" style="width:415pt;height:373pt">
            <v:imagedata r:id="rId13" o:title="upload_post_object_v2_305738165"/>
          </v:shape>
        </w:pict>
      </w:r>
    </w:p>
    <w:p w14:paraId="73CCBD17" w14:textId="77777777" w:rsidR="004173D8" w:rsidRDefault="004173D8">
      <w:pPr>
        <w:ind w:leftChars="100" w:left="1596" w:hangingChars="698" w:hanging="1396"/>
        <w:rPr>
          <w:lang w:val="zh-CN"/>
        </w:rPr>
      </w:pPr>
    </w:p>
    <w:p w14:paraId="107F0622" w14:textId="77777777" w:rsidR="004173D8" w:rsidRDefault="00C2593E">
      <w:pPr>
        <w:pStyle w:val="2"/>
        <w:numPr>
          <w:ilvl w:val="1"/>
          <w:numId w:val="0"/>
        </w:numPr>
        <w:rPr>
          <w:lang w:val="zh-CN"/>
        </w:rPr>
      </w:pPr>
      <w:bookmarkStart w:id="17" w:name="_Toc15566"/>
      <w:r>
        <w:rPr>
          <w:rFonts w:hint="eastAsia"/>
          <w:lang w:val="zh-CN" w:eastAsia="zh"/>
        </w:rPr>
        <w:t>3.3</w:t>
      </w:r>
      <w:r>
        <w:rPr>
          <w:rFonts w:hint="eastAsia"/>
          <w:lang w:val="zh-CN" w:eastAsia="zh"/>
        </w:rPr>
        <w:t>餐厅信息</w:t>
      </w:r>
      <w:r>
        <w:rPr>
          <w:rFonts w:hint="eastAsia"/>
          <w:lang w:val="zh-CN"/>
        </w:rPr>
        <w:t>管理</w:t>
      </w:r>
      <w:bookmarkEnd w:id="17"/>
    </w:p>
    <w:p w14:paraId="741AF3AE" w14:textId="77777777" w:rsidR="004173D8" w:rsidRDefault="00C2593E">
      <w:pPr>
        <w:ind w:firstLine="400"/>
      </w:pPr>
      <w:r>
        <w:rPr>
          <w:rFonts w:hint="eastAsia"/>
        </w:rPr>
        <w:t>餐厅信息管理包括新增餐厅、编辑餐厅信息、删除餐厅、查看餐厅详情、导出</w:t>
      </w:r>
      <w:r>
        <w:rPr>
          <w:rFonts w:hint="eastAsia"/>
        </w:rPr>
        <w:t xml:space="preserve"> Excel</w:t>
      </w:r>
      <w:r>
        <w:rPr>
          <w:rFonts w:hint="eastAsia"/>
        </w:rPr>
        <w:t>、多条件查询等操作。</w:t>
      </w:r>
    </w:p>
    <w:p w14:paraId="4903564B" w14:textId="77777777" w:rsidR="004173D8" w:rsidRDefault="00C2593E">
      <w:pPr>
        <w:ind w:firstLine="400"/>
      </w:pPr>
      <w:r>
        <w:rPr>
          <w:rFonts w:hint="eastAsia"/>
        </w:rPr>
        <w:t xml:space="preserve">3.3.1 </w:t>
      </w:r>
      <w:r>
        <w:rPr>
          <w:rFonts w:hint="eastAsia"/>
        </w:rPr>
        <w:t>新增餐厅</w:t>
      </w:r>
    </w:p>
    <w:p w14:paraId="20124D4B" w14:textId="77777777" w:rsidR="004173D8" w:rsidRDefault="00C2593E">
      <w:pPr>
        <w:ind w:firstLine="400"/>
      </w:pPr>
      <w:r>
        <w:rPr>
          <w:rFonts w:hint="eastAsia"/>
        </w:rPr>
        <w:t>数据管理员登录进数据管理平台，进入餐厅管理菜单，点击新增按钮，进入新增页面，填写相关必要信息后，保存至数据库，整个流程结束。</w:t>
      </w:r>
    </w:p>
    <w:p w14:paraId="792C0C1C" w14:textId="77777777" w:rsidR="004173D8" w:rsidRDefault="00C2593E">
      <w:pPr>
        <w:ind w:firstLine="400"/>
      </w:pPr>
      <w:r>
        <w:rPr>
          <w:rFonts w:hint="eastAsia"/>
        </w:rPr>
        <w:t>必填字段：</w:t>
      </w:r>
      <w:r>
        <w:rPr>
          <w:rFonts w:hint="eastAsia"/>
        </w:rPr>
        <w:t xml:space="preserve"> - </w:t>
      </w:r>
      <w:r>
        <w:rPr>
          <w:rFonts w:hint="eastAsia"/>
        </w:rPr>
        <w:t>餐厅名称</w:t>
      </w:r>
      <w:r>
        <w:rPr>
          <w:rFonts w:hint="eastAsia"/>
        </w:rPr>
        <w:t xml:space="preserve"> - </w:t>
      </w:r>
      <w:r>
        <w:rPr>
          <w:rFonts w:hint="eastAsia"/>
        </w:rPr>
        <w:t>地址</w:t>
      </w:r>
      <w:r>
        <w:rPr>
          <w:rFonts w:hint="eastAsia"/>
        </w:rPr>
        <w:t xml:space="preserve"> - </w:t>
      </w:r>
      <w:r>
        <w:rPr>
          <w:rFonts w:hint="eastAsia"/>
        </w:rPr>
        <w:t>菜系类型</w:t>
      </w:r>
      <w:r>
        <w:rPr>
          <w:rFonts w:hint="eastAsia"/>
        </w:rPr>
        <w:t xml:space="preserve"> - </w:t>
      </w:r>
      <w:r>
        <w:rPr>
          <w:rFonts w:hint="eastAsia"/>
        </w:rPr>
        <w:t>所属行政区</w:t>
      </w:r>
      <w:r>
        <w:rPr>
          <w:rFonts w:hint="eastAsia"/>
        </w:rPr>
        <w:t xml:space="preserve"> - </w:t>
      </w:r>
      <w:r>
        <w:rPr>
          <w:rFonts w:hint="eastAsia"/>
        </w:rPr>
        <w:t>所属商圈</w:t>
      </w:r>
    </w:p>
    <w:p w14:paraId="29D99485" w14:textId="77777777" w:rsidR="004173D8" w:rsidRDefault="00C2593E">
      <w:pPr>
        <w:ind w:firstLine="400"/>
      </w:pPr>
      <w:r>
        <w:rPr>
          <w:rFonts w:hint="eastAsia"/>
        </w:rPr>
        <w:t>选填字段：</w:t>
      </w:r>
      <w:r>
        <w:rPr>
          <w:rFonts w:hint="eastAsia"/>
        </w:rPr>
        <w:t xml:space="preserve"> - </w:t>
      </w:r>
      <w:r>
        <w:rPr>
          <w:rFonts w:hint="eastAsia"/>
        </w:rPr>
        <w:t>联系电话（需脱敏）</w:t>
      </w:r>
      <w:r>
        <w:rPr>
          <w:rFonts w:hint="eastAsia"/>
        </w:rPr>
        <w:t xml:space="preserve"> - </w:t>
      </w:r>
      <w:r>
        <w:rPr>
          <w:rFonts w:hint="eastAsia"/>
        </w:rPr>
        <w:t>营业时间</w:t>
      </w:r>
      <w:r>
        <w:rPr>
          <w:rFonts w:hint="eastAsia"/>
        </w:rPr>
        <w:t xml:space="preserve"> - </w:t>
      </w:r>
      <w:r>
        <w:rPr>
          <w:rFonts w:hint="eastAsia"/>
        </w:rPr>
        <w:t>人均消费</w:t>
      </w:r>
      <w:r>
        <w:rPr>
          <w:rFonts w:hint="eastAsia"/>
        </w:rPr>
        <w:t xml:space="preserve"> - </w:t>
      </w:r>
      <w:r>
        <w:rPr>
          <w:rFonts w:hint="eastAsia"/>
        </w:rPr>
        <w:t>经纬度坐标</w:t>
      </w:r>
      <w:r>
        <w:rPr>
          <w:rFonts w:hint="eastAsia"/>
        </w:rPr>
        <w:t xml:space="preserve"> - </w:t>
      </w:r>
      <w:r>
        <w:rPr>
          <w:rFonts w:hint="eastAsia"/>
        </w:rPr>
        <w:t>地铁距离</w:t>
      </w:r>
      <w:r>
        <w:rPr>
          <w:rFonts w:hint="eastAsia"/>
        </w:rPr>
        <w:t xml:space="preserve"> - </w:t>
      </w:r>
      <w:r>
        <w:rPr>
          <w:rFonts w:hint="eastAsia"/>
        </w:rPr>
        <w:t>数据来源</w:t>
      </w:r>
    </w:p>
    <w:p w14:paraId="1B238005" w14:textId="77777777" w:rsidR="004173D8" w:rsidRDefault="00C2593E">
      <w:pPr>
        <w:ind w:firstLine="400"/>
      </w:pPr>
      <w:r>
        <w:rPr>
          <w:rFonts w:hint="eastAsia"/>
        </w:rPr>
        <w:t xml:space="preserve">3.3.2 </w:t>
      </w:r>
      <w:r>
        <w:rPr>
          <w:rFonts w:hint="eastAsia"/>
        </w:rPr>
        <w:t>编辑餐厅信息</w:t>
      </w:r>
    </w:p>
    <w:p w14:paraId="3BF30128" w14:textId="77777777" w:rsidR="004173D8" w:rsidRDefault="00C2593E">
      <w:pPr>
        <w:ind w:firstLine="400"/>
      </w:pPr>
      <w:r>
        <w:rPr>
          <w:rFonts w:hint="eastAsia"/>
        </w:rPr>
        <w:t>数据管理员登录进数据管理平台，进入餐厅管理菜单，点击需要修改的对应餐厅信息右侧的编辑按钮，进入修改页面，填写需要订正的餐厅信息后，保存至数据库，整个流程结束。</w:t>
      </w:r>
    </w:p>
    <w:p w14:paraId="74801DFD" w14:textId="77777777" w:rsidR="004173D8" w:rsidRDefault="00C2593E">
      <w:pPr>
        <w:ind w:firstLine="400"/>
      </w:pPr>
      <w:r>
        <w:rPr>
          <w:rFonts w:hint="eastAsia"/>
        </w:rPr>
        <w:t xml:space="preserve">3.3.3 </w:t>
      </w:r>
      <w:r>
        <w:rPr>
          <w:rFonts w:hint="eastAsia"/>
        </w:rPr>
        <w:t>删除餐厅</w:t>
      </w:r>
    </w:p>
    <w:p w14:paraId="720B7788" w14:textId="77777777" w:rsidR="004173D8" w:rsidRDefault="00C2593E">
      <w:pPr>
        <w:ind w:firstLine="400"/>
      </w:pPr>
      <w:r>
        <w:rPr>
          <w:rFonts w:hint="eastAsia"/>
        </w:rPr>
        <w:t>数据管理员登录进数据管理平台，进入餐厅管理菜单，点击需要删除的对应餐厅信息右侧的删除按钮，弹出”是否确认删除餐厅”提示框，在点击确认后，执行删除操作提交并持久化，保存至数据库，整个流程结束。</w:t>
      </w:r>
    </w:p>
    <w:p w14:paraId="3CF589BA" w14:textId="77777777" w:rsidR="004173D8" w:rsidRDefault="00C2593E">
      <w:pPr>
        <w:ind w:firstLine="400"/>
      </w:pPr>
      <w:r>
        <w:rPr>
          <w:rFonts w:hint="eastAsia"/>
        </w:rPr>
        <w:t>约束条件：</w:t>
      </w:r>
      <w:r>
        <w:rPr>
          <w:rFonts w:hint="eastAsia"/>
        </w:rPr>
        <w:t xml:space="preserve"> - </w:t>
      </w:r>
      <w:r>
        <w:rPr>
          <w:rFonts w:hint="eastAsia"/>
        </w:rPr>
        <w:t>删除餐厅会级联删除相关的评论、菜品等数据</w:t>
      </w:r>
      <w:r>
        <w:rPr>
          <w:rFonts w:hint="eastAsia"/>
        </w:rPr>
        <w:t xml:space="preserve"> - </w:t>
      </w:r>
      <w:r>
        <w:rPr>
          <w:rFonts w:hint="eastAsia"/>
        </w:rPr>
        <w:t>删除操作需要二次确认</w:t>
      </w:r>
    </w:p>
    <w:p w14:paraId="32B17F03" w14:textId="77777777" w:rsidR="004173D8" w:rsidRDefault="00C2593E">
      <w:pPr>
        <w:ind w:firstLine="400"/>
      </w:pPr>
      <w:r>
        <w:rPr>
          <w:rFonts w:hint="eastAsia"/>
        </w:rPr>
        <w:t xml:space="preserve">3.3.4 </w:t>
      </w:r>
      <w:r>
        <w:rPr>
          <w:rFonts w:hint="eastAsia"/>
        </w:rPr>
        <w:t>查看餐厅详情</w:t>
      </w:r>
    </w:p>
    <w:p w14:paraId="5E6252C8" w14:textId="77777777" w:rsidR="004173D8" w:rsidRDefault="00C2593E">
      <w:pPr>
        <w:ind w:firstLine="400"/>
      </w:pPr>
      <w:r>
        <w:rPr>
          <w:rFonts w:hint="eastAsia"/>
        </w:rPr>
        <w:t>数据管理员登录进数据管理平台，进入餐厅管理菜单，点击需要查看详情的对应餐厅信息</w:t>
      </w:r>
      <w:r>
        <w:rPr>
          <w:rFonts w:hint="eastAsia"/>
        </w:rPr>
        <w:lastRenderedPageBreak/>
        <w:t>右侧的详情按钮，跳转到餐厅详情界面展示具体餐厅数据，包括：</w:t>
      </w:r>
      <w:r>
        <w:rPr>
          <w:rFonts w:hint="eastAsia"/>
        </w:rPr>
        <w:t xml:space="preserve"> - </w:t>
      </w:r>
      <w:r>
        <w:rPr>
          <w:rFonts w:hint="eastAsia"/>
        </w:rPr>
        <w:t>基础信息</w:t>
      </w:r>
      <w:r>
        <w:rPr>
          <w:rFonts w:hint="eastAsia"/>
        </w:rPr>
        <w:t xml:space="preserve"> - </w:t>
      </w:r>
      <w:r>
        <w:rPr>
          <w:rFonts w:hint="eastAsia"/>
        </w:rPr>
        <w:t>评分统计</w:t>
      </w:r>
      <w:r>
        <w:rPr>
          <w:rFonts w:hint="eastAsia"/>
        </w:rPr>
        <w:t xml:space="preserve"> - </w:t>
      </w:r>
      <w:r>
        <w:rPr>
          <w:rFonts w:hint="eastAsia"/>
        </w:rPr>
        <w:t>评论列表</w:t>
      </w:r>
      <w:r>
        <w:rPr>
          <w:rFonts w:hint="eastAsia"/>
        </w:rPr>
        <w:t xml:space="preserve"> - </w:t>
      </w:r>
      <w:r>
        <w:rPr>
          <w:rFonts w:hint="eastAsia"/>
        </w:rPr>
        <w:t>菜品列表</w:t>
      </w:r>
      <w:r>
        <w:rPr>
          <w:rFonts w:hint="eastAsia"/>
        </w:rPr>
        <w:t xml:space="preserve"> - </w:t>
      </w:r>
      <w:r>
        <w:rPr>
          <w:rFonts w:hint="eastAsia"/>
        </w:rPr>
        <w:t>地理位置（地</w:t>
      </w:r>
      <w:r>
        <w:rPr>
          <w:rFonts w:hint="eastAsia"/>
        </w:rPr>
        <w:t>图展示）</w:t>
      </w:r>
    </w:p>
    <w:p w14:paraId="7D0EA170" w14:textId="77777777" w:rsidR="004173D8" w:rsidRDefault="00C2593E">
      <w:pPr>
        <w:ind w:firstLine="400"/>
      </w:pPr>
      <w:r>
        <w:rPr>
          <w:rFonts w:hint="eastAsia"/>
        </w:rPr>
        <w:t xml:space="preserve">3.3.5 </w:t>
      </w:r>
      <w:r>
        <w:rPr>
          <w:rFonts w:hint="eastAsia"/>
        </w:rPr>
        <w:t>导出</w:t>
      </w:r>
      <w:r>
        <w:rPr>
          <w:rFonts w:hint="eastAsia"/>
        </w:rPr>
        <w:t xml:space="preserve"> Excel</w:t>
      </w:r>
    </w:p>
    <w:p w14:paraId="35543D46" w14:textId="77777777" w:rsidR="004173D8" w:rsidRDefault="00C2593E">
      <w:pPr>
        <w:ind w:firstLine="400"/>
      </w:pPr>
      <w:r>
        <w:rPr>
          <w:rFonts w:hint="eastAsia"/>
        </w:rPr>
        <w:t>数据管理员登录进数据管理平台，进入餐厅管理菜单，点击”导出</w:t>
      </w:r>
      <w:r>
        <w:rPr>
          <w:rFonts w:hint="eastAsia"/>
        </w:rPr>
        <w:t xml:space="preserve"> Excel</w:t>
      </w:r>
      <w:r>
        <w:rPr>
          <w:rFonts w:hint="eastAsia"/>
        </w:rPr>
        <w:t>”按钮，下载文件，整个流程结束。</w:t>
      </w:r>
    </w:p>
    <w:p w14:paraId="7BBF7C5E" w14:textId="77777777" w:rsidR="004173D8" w:rsidRDefault="00C2593E">
      <w:pPr>
        <w:ind w:firstLine="400"/>
      </w:pPr>
      <w:r>
        <w:rPr>
          <w:rFonts w:hint="eastAsia"/>
        </w:rPr>
        <w:t xml:space="preserve">3.3.6 </w:t>
      </w:r>
      <w:r>
        <w:rPr>
          <w:rFonts w:hint="eastAsia"/>
        </w:rPr>
        <w:t>多条件查询</w:t>
      </w:r>
    </w:p>
    <w:p w14:paraId="7C132F76" w14:textId="77777777" w:rsidR="004173D8" w:rsidRDefault="00C2593E">
      <w:pPr>
        <w:ind w:firstLine="400"/>
      </w:pPr>
      <w:r>
        <w:rPr>
          <w:rFonts w:hint="eastAsia"/>
        </w:rPr>
        <w:t>数据管理员可根据以下条件筛选查询餐厅数据：</w:t>
      </w:r>
      <w:r>
        <w:rPr>
          <w:rFonts w:hint="eastAsia"/>
        </w:rPr>
        <w:t xml:space="preserve"> - </w:t>
      </w:r>
      <w:r>
        <w:rPr>
          <w:rFonts w:hint="eastAsia"/>
        </w:rPr>
        <w:t>餐厅名称（模糊搜索）</w:t>
      </w:r>
      <w:r>
        <w:rPr>
          <w:rFonts w:hint="eastAsia"/>
        </w:rPr>
        <w:t xml:space="preserve"> - </w:t>
      </w:r>
      <w:r>
        <w:rPr>
          <w:rFonts w:hint="eastAsia"/>
        </w:rPr>
        <w:t>行政区</w:t>
      </w:r>
      <w:r>
        <w:rPr>
          <w:rFonts w:hint="eastAsia"/>
        </w:rPr>
        <w:t xml:space="preserve"> - </w:t>
      </w:r>
      <w:r>
        <w:rPr>
          <w:rFonts w:hint="eastAsia"/>
        </w:rPr>
        <w:t>商圈</w:t>
      </w:r>
      <w:r>
        <w:rPr>
          <w:rFonts w:hint="eastAsia"/>
        </w:rPr>
        <w:t xml:space="preserve"> - </w:t>
      </w:r>
      <w:r>
        <w:rPr>
          <w:rFonts w:hint="eastAsia"/>
        </w:rPr>
        <w:t>菜系类型</w:t>
      </w:r>
      <w:r>
        <w:rPr>
          <w:rFonts w:hint="eastAsia"/>
        </w:rPr>
        <w:t xml:space="preserve"> - </w:t>
      </w:r>
      <w:r>
        <w:rPr>
          <w:rFonts w:hint="eastAsia"/>
        </w:rPr>
        <w:t>价格区间</w:t>
      </w:r>
      <w:r>
        <w:rPr>
          <w:rFonts w:hint="eastAsia"/>
        </w:rPr>
        <w:t xml:space="preserve"> - </w:t>
      </w:r>
      <w:r>
        <w:rPr>
          <w:rFonts w:hint="eastAsia"/>
        </w:rPr>
        <w:t>评分区间</w:t>
      </w:r>
      <w:r>
        <w:rPr>
          <w:rFonts w:hint="eastAsia"/>
        </w:rPr>
        <w:t xml:space="preserve"> - </w:t>
      </w:r>
      <w:r>
        <w:rPr>
          <w:rFonts w:hint="eastAsia"/>
        </w:rPr>
        <w:t>数据来源</w:t>
      </w:r>
      <w:r>
        <w:rPr>
          <w:rFonts w:hint="eastAsia"/>
        </w:rPr>
        <w:t xml:space="preserve"> - </w:t>
      </w:r>
      <w:r>
        <w:rPr>
          <w:rFonts w:hint="eastAsia"/>
        </w:rPr>
        <w:t>采集时间范围</w:t>
      </w:r>
    </w:p>
    <w:p w14:paraId="0710B1E4" w14:textId="77777777" w:rsidR="004173D8" w:rsidRDefault="004173D8">
      <w:pPr>
        <w:ind w:firstLine="400"/>
      </w:pPr>
    </w:p>
    <w:p w14:paraId="26851A39" w14:textId="77777777" w:rsidR="004173D8" w:rsidRDefault="004173D8">
      <w:pPr>
        <w:ind w:firstLine="400"/>
      </w:pPr>
    </w:p>
    <w:p w14:paraId="5B4BBE7E" w14:textId="77777777" w:rsidR="004173D8" w:rsidRDefault="00C2593E">
      <w:pPr>
        <w:ind w:firstLine="400"/>
      </w:pPr>
      <w:r>
        <w:rPr>
          <w:rFonts w:hint="eastAsia"/>
        </w:rPr>
        <w:t>其整个操作流程如下：</w:t>
      </w:r>
    </w:p>
    <w:p w14:paraId="03D7D40C" w14:textId="77777777" w:rsidR="004173D8" w:rsidRDefault="00082168">
      <w:pPr>
        <w:ind w:firstLine="400"/>
        <w:rPr>
          <w:lang w:eastAsia="zh"/>
        </w:rPr>
      </w:pPr>
      <w:r>
        <w:rPr>
          <w:lang w:eastAsia="zh"/>
        </w:rPr>
        <w:pict w14:anchorId="348B7003">
          <v:shape id="_x0000_i1031" type="#_x0000_t75" style="width:414.5pt;height:266pt">
            <v:imagedata r:id="rId14" o:title="upload_post_object_v2_3530081112"/>
          </v:shape>
        </w:pict>
      </w:r>
    </w:p>
    <w:p w14:paraId="09EE95E5" w14:textId="77777777" w:rsidR="004173D8" w:rsidRDefault="004173D8">
      <w:pPr>
        <w:ind w:firstLine="400"/>
      </w:pPr>
    </w:p>
    <w:p w14:paraId="20F93B40" w14:textId="77777777" w:rsidR="004173D8" w:rsidRDefault="00C2593E">
      <w:pPr>
        <w:ind w:firstLine="420"/>
      </w:pPr>
      <w:r>
        <w:rPr>
          <w:rFonts w:hint="eastAsia"/>
        </w:rPr>
        <w:t>整个</w:t>
      </w:r>
      <w:r>
        <w:rPr>
          <w:rFonts w:hint="eastAsia"/>
          <w:lang w:eastAsia="zh"/>
        </w:rPr>
        <w:t>商户</w:t>
      </w:r>
      <w:r>
        <w:rPr>
          <w:rFonts w:hint="eastAsia"/>
          <w:lang w:val="zh-CN" w:eastAsia="zh"/>
        </w:rPr>
        <w:t>数据</w:t>
      </w:r>
      <w:r>
        <w:rPr>
          <w:rFonts w:hint="eastAsia"/>
        </w:rPr>
        <w:t>管理的用例图如下：</w:t>
      </w:r>
    </w:p>
    <w:p w14:paraId="1462BD8D" w14:textId="77777777" w:rsidR="004173D8" w:rsidRDefault="00082168">
      <w:pPr>
        <w:pStyle w:val="a0"/>
        <w:ind w:left="0"/>
        <w:rPr>
          <w:lang w:eastAsia="zh"/>
        </w:rPr>
      </w:pPr>
      <w:r>
        <w:rPr>
          <w:lang w:eastAsia="zh"/>
        </w:rPr>
        <w:lastRenderedPageBreak/>
        <w:pict w14:anchorId="6454E480">
          <v:shape id="_x0000_i1032" type="#_x0000_t75" style="width:415pt;height:517pt">
            <v:imagedata r:id="rId15" o:title="upload_post_object_v2_3162306877"/>
          </v:shape>
        </w:pict>
      </w:r>
    </w:p>
    <w:p w14:paraId="2B0E7FA6" w14:textId="77777777" w:rsidR="004173D8" w:rsidRDefault="004173D8">
      <w:pPr>
        <w:rPr>
          <w:rFonts w:ascii="宋体"/>
          <w:lang w:val="zh-CN"/>
        </w:rPr>
      </w:pPr>
    </w:p>
    <w:p w14:paraId="6643CA56" w14:textId="77777777" w:rsidR="004173D8" w:rsidRDefault="00C2593E">
      <w:pPr>
        <w:pStyle w:val="2"/>
        <w:numPr>
          <w:ilvl w:val="1"/>
          <w:numId w:val="0"/>
        </w:numPr>
        <w:rPr>
          <w:lang w:eastAsia="zh"/>
        </w:rPr>
      </w:pPr>
      <w:bookmarkStart w:id="18" w:name="_Toc8960"/>
      <w:r>
        <w:rPr>
          <w:rFonts w:hint="eastAsia"/>
          <w:lang w:eastAsia="zh"/>
        </w:rPr>
        <w:t>3.4</w:t>
      </w:r>
      <w:bookmarkEnd w:id="18"/>
      <w:r>
        <w:rPr>
          <w:rFonts w:hint="eastAsia"/>
          <w:lang w:eastAsia="zh"/>
        </w:rPr>
        <w:t>数据分析</w:t>
      </w:r>
    </w:p>
    <w:p w14:paraId="51B62693" w14:textId="77777777" w:rsidR="004173D8" w:rsidRDefault="00C2593E" w:rsidP="00082168">
      <w:pPr>
        <w:pStyle w:val="a0"/>
        <w:ind w:left="0"/>
      </w:pPr>
      <w:r>
        <w:rPr>
          <w:rFonts w:hint="eastAsia"/>
        </w:rPr>
        <w:t>数据分析功能包括区域分析、价格分析、口碑分析等模块。</w:t>
      </w:r>
    </w:p>
    <w:p w14:paraId="53F2AD5E" w14:textId="77777777" w:rsidR="004173D8" w:rsidRDefault="00C2593E" w:rsidP="00082168">
      <w:pPr>
        <w:pStyle w:val="a0"/>
        <w:ind w:left="0"/>
      </w:pPr>
      <w:bookmarkStart w:id="19" w:name="区域分析"/>
      <w:r>
        <w:rPr>
          <w:rFonts w:hint="eastAsia"/>
        </w:rPr>
        <w:t xml:space="preserve">3.4.1 </w:t>
      </w:r>
      <w:r>
        <w:rPr>
          <w:rFonts w:hint="eastAsia"/>
        </w:rPr>
        <w:t>区域分析</w:t>
      </w:r>
    </w:p>
    <w:p w14:paraId="1FF1D26E" w14:textId="77777777" w:rsidR="004173D8" w:rsidRDefault="00C2593E" w:rsidP="00082168">
      <w:pPr>
        <w:pStyle w:val="a0"/>
        <w:ind w:left="0"/>
      </w:pPr>
      <w:r>
        <w:rPr>
          <w:rFonts w:hint="eastAsia"/>
        </w:rPr>
        <w:t>功能描述</w:t>
      </w:r>
      <w:r>
        <w:rPr>
          <w:rFonts w:hint="eastAsia"/>
        </w:rPr>
        <w:t xml:space="preserve">: </w:t>
      </w:r>
      <w:r>
        <w:rPr>
          <w:rFonts w:hint="eastAsia"/>
        </w:rPr>
        <w:t>提供基于地理位置的餐饮数据分析功能。</w:t>
      </w:r>
    </w:p>
    <w:p w14:paraId="1B22934A" w14:textId="77777777" w:rsidR="004173D8" w:rsidRDefault="00C2593E" w:rsidP="00082168">
      <w:pPr>
        <w:pStyle w:val="a0"/>
        <w:ind w:left="0"/>
        <w:rPr>
          <w:lang w:eastAsia="zh"/>
        </w:rPr>
      </w:pPr>
      <w:bookmarkStart w:id="20" w:name="功能要求"/>
      <w:r>
        <w:rPr>
          <w:rFonts w:hint="eastAsia"/>
        </w:rPr>
        <w:t>功能要求</w:t>
      </w:r>
      <w:r>
        <w:rPr>
          <w:rFonts w:hint="eastAsia"/>
          <w:lang w:eastAsia="zh"/>
        </w:rPr>
        <w:t>：</w:t>
      </w:r>
    </w:p>
    <w:p w14:paraId="187942BF" w14:textId="77777777" w:rsidR="004173D8" w:rsidRDefault="00C2593E" w:rsidP="00082168">
      <w:pPr>
        <w:pStyle w:val="a0"/>
        <w:ind w:left="0"/>
      </w:pPr>
      <w:r>
        <w:rPr>
          <w:rFonts w:hint="eastAsia"/>
        </w:rPr>
        <w:t>商圈餐厅密度分析</w:t>
      </w:r>
    </w:p>
    <w:p w14:paraId="7F024A16" w14:textId="77777777" w:rsidR="004173D8" w:rsidRDefault="00C2593E" w:rsidP="00082168">
      <w:pPr>
        <w:pStyle w:val="a0"/>
        <w:ind w:left="0"/>
      </w:pPr>
      <w:r>
        <w:rPr>
          <w:rFonts w:hint="eastAsia"/>
        </w:rPr>
        <w:t>区域菜系分布</w:t>
      </w:r>
    </w:p>
    <w:p w14:paraId="15E130BF" w14:textId="77777777" w:rsidR="004173D8" w:rsidRDefault="00C2593E" w:rsidP="00082168">
      <w:pPr>
        <w:pStyle w:val="a0"/>
        <w:ind w:left="0"/>
      </w:pPr>
      <w:r>
        <w:rPr>
          <w:rFonts w:hint="eastAsia"/>
        </w:rPr>
        <w:t>区域消费水平</w:t>
      </w:r>
    </w:p>
    <w:p w14:paraId="7B17C183" w14:textId="77777777" w:rsidR="004173D8" w:rsidRDefault="00C2593E" w:rsidP="00082168">
      <w:pPr>
        <w:pStyle w:val="a0"/>
        <w:ind w:left="0"/>
      </w:pPr>
      <w:bookmarkStart w:id="21" w:name="价格分析"/>
      <w:bookmarkEnd w:id="19"/>
      <w:bookmarkEnd w:id="20"/>
      <w:r>
        <w:rPr>
          <w:rFonts w:hint="eastAsia"/>
        </w:rPr>
        <w:lastRenderedPageBreak/>
        <w:t xml:space="preserve">3.4.2 </w:t>
      </w:r>
      <w:r>
        <w:rPr>
          <w:rFonts w:hint="eastAsia"/>
        </w:rPr>
        <w:t>价格分析</w:t>
      </w:r>
    </w:p>
    <w:p w14:paraId="5967AC49" w14:textId="77777777" w:rsidR="004173D8" w:rsidRDefault="00C2593E" w:rsidP="00082168">
      <w:pPr>
        <w:pStyle w:val="a0"/>
        <w:ind w:left="0"/>
      </w:pPr>
      <w:r>
        <w:rPr>
          <w:rFonts w:hint="eastAsia"/>
        </w:rPr>
        <w:t>功能描述</w:t>
      </w:r>
      <w:r>
        <w:rPr>
          <w:rFonts w:hint="eastAsia"/>
        </w:rPr>
        <w:t xml:space="preserve">: </w:t>
      </w:r>
      <w:r>
        <w:rPr>
          <w:rFonts w:hint="eastAsia"/>
        </w:rPr>
        <w:t>提供餐饮价格相关的分析功能。</w:t>
      </w:r>
    </w:p>
    <w:p w14:paraId="7949435C" w14:textId="77777777" w:rsidR="004173D8" w:rsidRDefault="00C2593E" w:rsidP="00082168">
      <w:pPr>
        <w:pStyle w:val="a0"/>
        <w:ind w:left="0"/>
      </w:pPr>
      <w:bookmarkStart w:id="22" w:name="功能要求-1"/>
      <w:r>
        <w:rPr>
          <w:rFonts w:hint="eastAsia"/>
        </w:rPr>
        <w:t>功能要求</w:t>
      </w:r>
    </w:p>
    <w:p w14:paraId="0AAA0E45" w14:textId="77777777" w:rsidR="004173D8" w:rsidRDefault="00C2593E" w:rsidP="00082168">
      <w:pPr>
        <w:pStyle w:val="a0"/>
        <w:ind w:left="0"/>
      </w:pPr>
      <w:r>
        <w:rPr>
          <w:rFonts w:hint="eastAsia"/>
        </w:rPr>
        <w:t>价格区间分布</w:t>
      </w:r>
    </w:p>
    <w:p w14:paraId="38F22BA2" w14:textId="77777777" w:rsidR="004173D8" w:rsidRDefault="00C2593E" w:rsidP="00082168">
      <w:pPr>
        <w:pStyle w:val="a0"/>
        <w:ind w:left="0"/>
      </w:pPr>
      <w:r>
        <w:rPr>
          <w:rFonts w:hint="eastAsia"/>
        </w:rPr>
        <w:t>菜系价格对比</w:t>
      </w:r>
    </w:p>
    <w:p w14:paraId="3D80B307" w14:textId="77777777" w:rsidR="004173D8" w:rsidRDefault="00C2593E" w:rsidP="00082168">
      <w:pPr>
        <w:pStyle w:val="a0"/>
        <w:ind w:left="0"/>
      </w:pPr>
      <w:r>
        <w:rPr>
          <w:rFonts w:hint="eastAsia"/>
        </w:rPr>
        <w:t>价格趋势分析</w:t>
      </w:r>
    </w:p>
    <w:p w14:paraId="0D60F0D5" w14:textId="77777777" w:rsidR="004173D8" w:rsidRDefault="00C2593E" w:rsidP="00082168">
      <w:pPr>
        <w:pStyle w:val="a0"/>
        <w:ind w:left="0"/>
      </w:pPr>
      <w:r>
        <w:rPr>
          <w:rFonts w:hint="eastAsia"/>
        </w:rPr>
        <w:t>性价比排行</w:t>
      </w:r>
    </w:p>
    <w:p w14:paraId="5B03D453" w14:textId="77777777" w:rsidR="004173D8" w:rsidRDefault="00C2593E" w:rsidP="00082168">
      <w:pPr>
        <w:pStyle w:val="a0"/>
        <w:ind w:left="0"/>
      </w:pPr>
      <w:bookmarkStart w:id="23" w:name="口碑分析"/>
      <w:bookmarkEnd w:id="21"/>
      <w:bookmarkEnd w:id="22"/>
      <w:r>
        <w:rPr>
          <w:rFonts w:hint="eastAsia"/>
        </w:rPr>
        <w:t xml:space="preserve">3.4.3 </w:t>
      </w:r>
      <w:r>
        <w:rPr>
          <w:rFonts w:hint="eastAsia"/>
        </w:rPr>
        <w:t>口碑分析</w:t>
      </w:r>
    </w:p>
    <w:p w14:paraId="3CF54FCA" w14:textId="77777777" w:rsidR="004173D8" w:rsidRDefault="00C2593E" w:rsidP="00082168">
      <w:pPr>
        <w:pStyle w:val="a0"/>
        <w:ind w:left="0"/>
      </w:pPr>
      <w:r>
        <w:rPr>
          <w:rFonts w:hint="eastAsia"/>
        </w:rPr>
        <w:t>功能描述</w:t>
      </w:r>
      <w:r>
        <w:rPr>
          <w:rFonts w:hint="eastAsia"/>
        </w:rPr>
        <w:t xml:space="preserve">: </w:t>
      </w:r>
      <w:r>
        <w:rPr>
          <w:rFonts w:hint="eastAsia"/>
        </w:rPr>
        <w:t>提供基于用户评价的口碑分析功能。</w:t>
      </w:r>
    </w:p>
    <w:p w14:paraId="2A02D7D8" w14:textId="77777777" w:rsidR="004173D8" w:rsidRDefault="00C2593E" w:rsidP="00082168">
      <w:pPr>
        <w:pStyle w:val="a0"/>
        <w:ind w:left="0"/>
      </w:pPr>
      <w:bookmarkStart w:id="24" w:name="功能要求-2"/>
      <w:r>
        <w:rPr>
          <w:rFonts w:hint="eastAsia"/>
        </w:rPr>
        <w:t>功能要求</w:t>
      </w:r>
    </w:p>
    <w:p w14:paraId="4A1F3CAE" w14:textId="77777777" w:rsidR="004173D8" w:rsidRDefault="00C2593E" w:rsidP="00082168">
      <w:pPr>
        <w:pStyle w:val="a0"/>
        <w:ind w:left="0"/>
      </w:pPr>
      <w:r>
        <w:rPr>
          <w:rFonts w:hint="eastAsia"/>
        </w:rPr>
        <w:t>评分分布统计</w:t>
      </w:r>
    </w:p>
    <w:p w14:paraId="2B67B66E" w14:textId="77777777" w:rsidR="004173D8" w:rsidRDefault="00C2593E" w:rsidP="00082168">
      <w:pPr>
        <w:pStyle w:val="a0"/>
        <w:ind w:left="0"/>
      </w:pPr>
      <w:r>
        <w:rPr>
          <w:rFonts w:hint="eastAsia"/>
        </w:rPr>
        <w:t>评论情感分析</w:t>
      </w:r>
    </w:p>
    <w:p w14:paraId="44CE5DEC" w14:textId="77777777" w:rsidR="004173D8" w:rsidRDefault="00C2593E" w:rsidP="00082168">
      <w:pPr>
        <w:pStyle w:val="a0"/>
        <w:ind w:left="0"/>
      </w:pPr>
      <w:r>
        <w:rPr>
          <w:rFonts w:hint="eastAsia"/>
        </w:rPr>
        <w:t>服务质量分析</w:t>
      </w:r>
      <w:bookmarkEnd w:id="23"/>
      <w:bookmarkEnd w:id="24"/>
    </w:p>
    <w:p w14:paraId="3BF5F6E9" w14:textId="77777777" w:rsidR="004173D8" w:rsidRDefault="00C2593E">
      <w:r>
        <w:rPr>
          <w:rFonts w:hint="eastAsia"/>
        </w:rPr>
        <w:t>其整个操作流程如下：</w:t>
      </w:r>
    </w:p>
    <w:p w14:paraId="660E09C1" w14:textId="77777777" w:rsidR="004173D8" w:rsidRDefault="00082168">
      <w:pPr>
        <w:rPr>
          <w:lang w:eastAsia="zh"/>
        </w:rPr>
      </w:pPr>
      <w:r>
        <w:rPr>
          <w:lang w:eastAsia="zh"/>
        </w:rPr>
        <w:pict w14:anchorId="27CEF24B">
          <v:shape id="_x0000_i1033" type="#_x0000_t75" style="width:415.5pt;height:430.5pt">
            <v:imagedata r:id="rId16" o:title="upload_post_object_v2_303267377"/>
          </v:shape>
        </w:pict>
      </w:r>
    </w:p>
    <w:p w14:paraId="43992B65" w14:textId="77777777" w:rsidR="004173D8" w:rsidRDefault="00C2593E">
      <w:r>
        <w:rPr>
          <w:rFonts w:hint="eastAsia"/>
        </w:rPr>
        <w:t>整个用例图如下：</w:t>
      </w:r>
    </w:p>
    <w:p w14:paraId="6622AC50" w14:textId="77777777" w:rsidR="004173D8" w:rsidRDefault="00082168">
      <w:pPr>
        <w:pStyle w:val="a0"/>
        <w:rPr>
          <w:lang w:eastAsia="zh"/>
        </w:rPr>
      </w:pPr>
      <w:r>
        <w:rPr>
          <w:lang w:eastAsia="zh"/>
        </w:rPr>
        <w:lastRenderedPageBreak/>
        <w:pict w14:anchorId="49320162">
          <v:shape id="_x0000_i1034" type="#_x0000_t75" style="width:415.5pt;height:685.5pt">
            <v:imagedata r:id="rId17" o:title="upload_post_object_v2_159542043"/>
          </v:shape>
        </w:pict>
      </w:r>
    </w:p>
    <w:p w14:paraId="5B39651C" w14:textId="77777777" w:rsidR="004173D8" w:rsidRDefault="004173D8">
      <w:pPr>
        <w:pStyle w:val="a0"/>
        <w:ind w:left="0"/>
      </w:pPr>
    </w:p>
    <w:p w14:paraId="43E8BA2A" w14:textId="77777777" w:rsidR="004173D8" w:rsidRDefault="00C2593E">
      <w:pPr>
        <w:pStyle w:val="2"/>
        <w:numPr>
          <w:ilvl w:val="1"/>
          <w:numId w:val="0"/>
        </w:numPr>
        <w:rPr>
          <w:lang w:eastAsia="zh"/>
        </w:rPr>
      </w:pPr>
      <w:bookmarkStart w:id="25" w:name="_Toc19510"/>
      <w:r>
        <w:rPr>
          <w:rFonts w:hint="eastAsia"/>
          <w:lang w:eastAsia="zh"/>
        </w:rPr>
        <w:t>3.5</w:t>
      </w:r>
      <w:bookmarkEnd w:id="25"/>
      <w:r>
        <w:rPr>
          <w:rFonts w:hint="eastAsia"/>
          <w:lang w:eastAsia="zh"/>
        </w:rPr>
        <w:t>智能推荐功能</w:t>
      </w:r>
    </w:p>
    <w:p w14:paraId="523AB2AD" w14:textId="77777777" w:rsidR="004173D8" w:rsidRDefault="00C2593E" w:rsidP="00082168">
      <w:pPr>
        <w:pStyle w:val="a0"/>
        <w:ind w:left="0"/>
        <w:rPr>
          <w:lang w:eastAsia="zh"/>
        </w:rPr>
      </w:pPr>
      <w:r>
        <w:rPr>
          <w:rFonts w:hint="eastAsia"/>
          <w:lang w:eastAsia="zh"/>
        </w:rPr>
        <w:t>智能推荐功能包含个性化推荐、相似餐厅推荐、场景推荐、热门推荐等操作，为美食爱好者提供精准的餐厅推荐服务服务，助力用户快速找到符合需求的餐饮选择。</w:t>
      </w:r>
    </w:p>
    <w:p w14:paraId="30E57363" w14:textId="77777777" w:rsidR="004173D8" w:rsidRDefault="00C2593E">
      <w:pPr>
        <w:rPr>
          <w:lang w:eastAsia="zh"/>
        </w:rPr>
      </w:pPr>
      <w:r>
        <w:rPr>
          <w:rFonts w:hint="eastAsia"/>
          <w:lang w:eastAsia="zh"/>
        </w:rPr>
        <w:t xml:space="preserve">       3.5.1</w:t>
      </w:r>
      <w:r>
        <w:rPr>
          <w:rFonts w:hint="eastAsia"/>
          <w:lang w:eastAsia="zh"/>
        </w:rPr>
        <w:t>个性化推荐</w:t>
      </w:r>
    </w:p>
    <w:p w14:paraId="6D885CF3" w14:textId="77777777" w:rsidR="004173D8" w:rsidRDefault="00C2593E" w:rsidP="00082168">
      <w:pPr>
        <w:pStyle w:val="a0"/>
        <w:ind w:left="0"/>
        <w:rPr>
          <w:lang w:eastAsia="zh"/>
        </w:rPr>
      </w:pPr>
      <w:r>
        <w:rPr>
          <w:rFonts w:hint="eastAsia"/>
          <w:lang w:eastAsia="zh"/>
        </w:rPr>
        <w:t>个性化推荐用于平台根据用户的历史浏览、收藏、搜索、评分等行为数据，通过协同过滤算法生成贴合用户口味和消费偏好的餐厅推荐列表，整个操作流程如下图：</w:t>
      </w:r>
    </w:p>
    <w:p w14:paraId="2362DB21" w14:textId="77777777" w:rsidR="004173D8" w:rsidRDefault="00C2593E">
      <w:pPr>
        <w:rPr>
          <w:lang w:eastAsia="zh"/>
        </w:rPr>
      </w:pPr>
      <w:r>
        <w:rPr>
          <w:rFonts w:hint="eastAsia"/>
          <w:lang w:eastAsia="zh"/>
        </w:rPr>
        <w:lastRenderedPageBreak/>
        <w:t xml:space="preserve">                   </w:t>
      </w:r>
      <w:r w:rsidR="00082168">
        <w:rPr>
          <w:lang w:eastAsia="zh"/>
        </w:rPr>
        <w:pict w14:anchorId="1E6BFA26">
          <v:shape id="_x0000_i1035" type="#_x0000_t75" style="width:253.5pt;height:579.5pt">
            <v:imagedata r:id="rId18" o:title="upload_post_object_v2_1070098370"/>
          </v:shape>
        </w:pict>
      </w:r>
    </w:p>
    <w:p w14:paraId="227D366A" w14:textId="77777777" w:rsidR="004173D8" w:rsidRDefault="00C2593E" w:rsidP="00082168">
      <w:pPr>
        <w:pStyle w:val="a0"/>
        <w:ind w:left="0"/>
        <w:rPr>
          <w:lang w:eastAsia="zh"/>
        </w:rPr>
      </w:pPr>
      <w:r>
        <w:rPr>
          <w:rFonts w:hint="eastAsia"/>
          <w:lang w:eastAsia="zh"/>
        </w:rPr>
        <w:t>用户登录平台后，进入首页或推荐专属页面，系统自动调用用户行为数据与算法模型，实时计算并展示个性化餐厅推荐结果，支持用户对推荐结果进行“喜欢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不</w:t>
      </w:r>
      <w:r>
        <w:rPr>
          <w:rFonts w:hint="eastAsia"/>
          <w:lang w:eastAsia="zh"/>
        </w:rPr>
        <w:t>喜欢”反馈，系统将根据反馈优化后续推荐策略，整个流程结束。</w:t>
      </w:r>
    </w:p>
    <w:p w14:paraId="389D478A" w14:textId="77777777" w:rsidR="004173D8" w:rsidRDefault="00C2593E">
      <w:pPr>
        <w:rPr>
          <w:lang w:eastAsia="zh"/>
        </w:rPr>
      </w:pPr>
      <w:r>
        <w:rPr>
          <w:rFonts w:hint="eastAsia"/>
          <w:lang w:eastAsia="zh"/>
        </w:rPr>
        <w:t xml:space="preserve">       3.5.2</w:t>
      </w:r>
      <w:r>
        <w:rPr>
          <w:rFonts w:hint="eastAsia"/>
          <w:lang w:eastAsia="zh"/>
        </w:rPr>
        <w:t>相似餐厅推荐</w:t>
      </w:r>
    </w:p>
    <w:p w14:paraId="04CE5A78" w14:textId="77777777" w:rsidR="004173D8" w:rsidRDefault="00C2593E" w:rsidP="00082168">
      <w:pPr>
        <w:pStyle w:val="a0"/>
        <w:ind w:left="0"/>
        <w:rPr>
          <w:lang w:eastAsia="zh"/>
        </w:rPr>
      </w:pPr>
      <w:r>
        <w:rPr>
          <w:rFonts w:hint="eastAsia"/>
          <w:lang w:eastAsia="zh"/>
        </w:rPr>
        <w:lastRenderedPageBreak/>
        <w:t>相似餐厅推荐用于用户查看某一餐厅详情时，平台基于该餐厅的菜系、人均消费、所属商圈、评分维度、特色服务等属性，通过内容相似度算法推送属性匹配的相似餐厅，整个操作流程如下图：</w:t>
      </w:r>
    </w:p>
    <w:p w14:paraId="7B715F31" w14:textId="77777777" w:rsidR="004173D8" w:rsidRDefault="00C2593E">
      <w:pPr>
        <w:jc w:val="center"/>
        <w:rPr>
          <w:lang w:eastAsia="zh"/>
        </w:rPr>
      </w:pPr>
      <w:r>
        <w:rPr>
          <w:rFonts w:hint="eastAsia"/>
          <w:lang w:eastAsia="zh"/>
        </w:rPr>
        <w:lastRenderedPageBreak/>
        <w:t xml:space="preserve">        </w:t>
      </w:r>
      <w:r w:rsidR="00082168">
        <w:rPr>
          <w:lang w:eastAsia="zh"/>
        </w:rPr>
        <w:pict w14:anchorId="2F684CB6">
          <v:shape id="_x0000_i1036" type="#_x0000_t75" alt="upload_post_object_v2_2102950049" style="width:221pt;height:679pt">
            <v:imagedata r:id="rId19" o:title="upload_post_object_v2_2102950049"/>
          </v:shape>
        </w:pict>
      </w:r>
    </w:p>
    <w:p w14:paraId="475DE472" w14:textId="77777777" w:rsidR="004173D8" w:rsidRDefault="00C2593E" w:rsidP="00082168">
      <w:pPr>
        <w:pStyle w:val="a0"/>
        <w:ind w:left="0"/>
        <w:rPr>
          <w:lang w:eastAsia="zh"/>
        </w:rPr>
      </w:pPr>
      <w:r>
        <w:rPr>
          <w:rFonts w:hint="eastAsia"/>
          <w:lang w:eastAsia="zh"/>
        </w:rPr>
        <w:lastRenderedPageBreak/>
        <w:t>用户进入目标餐厅的详情页面，页面自动加载并展示相似餐厅推荐板块，推荐结果按相似度从高到低排序，支持用户根据价格、评分、商圈进行二次筛选，整个流程结束。</w:t>
      </w:r>
      <w:r>
        <w:rPr>
          <w:rFonts w:hint="eastAsia"/>
          <w:lang w:eastAsia="zh"/>
        </w:rPr>
        <w:t xml:space="preserve"> </w:t>
      </w:r>
    </w:p>
    <w:p w14:paraId="7811B6D0" w14:textId="77777777" w:rsidR="004173D8" w:rsidRDefault="00C2593E">
      <w:pPr>
        <w:rPr>
          <w:lang w:eastAsia="zh"/>
        </w:rPr>
      </w:pPr>
      <w:r>
        <w:rPr>
          <w:rFonts w:hint="eastAsia"/>
          <w:lang w:eastAsia="zh"/>
        </w:rPr>
        <w:t xml:space="preserve">       3.5.3</w:t>
      </w:r>
      <w:r>
        <w:rPr>
          <w:rFonts w:hint="eastAsia"/>
          <w:lang w:eastAsia="zh"/>
        </w:rPr>
        <w:t>场景推荐</w:t>
      </w:r>
    </w:p>
    <w:p w14:paraId="5A9F3BC0" w14:textId="03A5E3F6" w:rsidR="004173D8" w:rsidRDefault="00C2593E">
      <w:pPr>
        <w:rPr>
          <w:lang w:eastAsia="zh"/>
        </w:rPr>
      </w:pPr>
      <w:r>
        <w:rPr>
          <w:rFonts w:hint="eastAsia"/>
          <w:lang w:eastAsia="zh"/>
        </w:rPr>
        <w:t>场景推荐用于用户根据</w:t>
      </w:r>
      <w:r>
        <w:rPr>
          <w:rFonts w:hint="eastAsia"/>
          <w:lang w:eastAsia="zh"/>
        </w:rPr>
        <w:t>自身用餐需求选择对应场景后，平台匹配场景标签并结合餐厅适配性生成专属推荐列表，整个操作流程如下图：</w:t>
      </w:r>
      <w:r w:rsidR="00082168">
        <w:rPr>
          <w:lang w:eastAsia="zh"/>
        </w:rPr>
        <w:lastRenderedPageBreak/>
        <w:pict w14:anchorId="4F53B1D7">
          <v:shape id="_x0000_i1037" type="#_x0000_t75" style="width:353.5pt;height:697.5pt">
            <v:imagedata r:id="rId20" o:title="upload_post_object_v2_46108811"/>
          </v:shape>
        </w:pict>
      </w:r>
    </w:p>
    <w:p w14:paraId="29C42E10" w14:textId="77777777" w:rsidR="004173D8" w:rsidRDefault="00C2593E" w:rsidP="00082168">
      <w:pPr>
        <w:pStyle w:val="a0"/>
        <w:ind w:left="0"/>
        <w:rPr>
          <w:lang w:eastAsia="zh"/>
        </w:rPr>
      </w:pPr>
      <w:r>
        <w:rPr>
          <w:rFonts w:hint="eastAsia"/>
          <w:lang w:eastAsia="zh"/>
        </w:rPr>
        <w:lastRenderedPageBreak/>
        <w:t>用户登录平台后，在推荐模块选择用餐场景（约会、聚餐、商务、家庭、一人食、团建等），可叠加区域、菜系、价格等辅助筛选条件，系统根据场景字典与餐厅标签匹配结果，展示符合场景需求的餐厅推荐及适配理由，整个流程结束。</w:t>
      </w:r>
      <w:r>
        <w:rPr>
          <w:rFonts w:hint="eastAsia"/>
          <w:lang w:eastAsia="zh"/>
        </w:rPr>
        <w:t xml:space="preserve"> </w:t>
      </w:r>
    </w:p>
    <w:p w14:paraId="6627D235" w14:textId="77777777" w:rsidR="004173D8" w:rsidRDefault="00C2593E">
      <w:pPr>
        <w:pStyle w:val="a0"/>
        <w:rPr>
          <w:lang w:eastAsia="zh"/>
        </w:rPr>
      </w:pPr>
      <w:r>
        <w:rPr>
          <w:rFonts w:hint="eastAsia"/>
          <w:lang w:eastAsia="zh"/>
        </w:rPr>
        <w:t>3.5.4</w:t>
      </w:r>
      <w:r>
        <w:rPr>
          <w:rFonts w:hint="eastAsia"/>
          <w:lang w:eastAsia="zh"/>
        </w:rPr>
        <w:t>热门推荐</w:t>
      </w:r>
    </w:p>
    <w:p w14:paraId="561011B6" w14:textId="3C7312AC" w:rsidR="004173D8" w:rsidRDefault="00C2593E" w:rsidP="00082168">
      <w:pPr>
        <w:pStyle w:val="a0"/>
        <w:ind w:left="0"/>
        <w:rPr>
          <w:lang w:eastAsia="zh"/>
        </w:rPr>
      </w:pPr>
      <w:r>
        <w:rPr>
          <w:rFonts w:hint="eastAsia"/>
          <w:lang w:eastAsia="zh"/>
        </w:rPr>
        <w:lastRenderedPageBreak/>
        <w:t>热门推荐用于平台基于餐厅的热门度得分（综合评分、评论数、月销量、互动数据等加权计算），按商圈、行政区、菜系等维度生成热门餐厅榜单，整个操作流程如下图：</w:t>
      </w:r>
      <w:r w:rsidR="00082168">
        <w:rPr>
          <w:rFonts w:hint="eastAsia"/>
        </w:rPr>
        <w:t xml:space="preserve"> </w:t>
      </w:r>
      <w:r w:rsidR="00082168">
        <w:t xml:space="preserve">  </w:t>
      </w:r>
      <w:r w:rsidR="00082168">
        <w:rPr>
          <w:lang w:eastAsia="zh"/>
        </w:rPr>
        <w:lastRenderedPageBreak/>
        <w:pict w14:anchorId="58DA6922">
          <v:shape id="_x0000_i1038" type="#_x0000_t75" style="width:251.5pt;height:697.5pt">
            <v:imagedata r:id="rId21" o:title="upload_post_object_v2_1105110052"/>
          </v:shape>
        </w:pict>
      </w:r>
    </w:p>
    <w:p w14:paraId="41844FF4" w14:textId="77777777" w:rsidR="004173D8" w:rsidRDefault="00C2593E" w:rsidP="00082168">
      <w:pPr>
        <w:pStyle w:val="a0"/>
        <w:ind w:left="0"/>
        <w:rPr>
          <w:lang w:eastAsia="zh"/>
        </w:rPr>
      </w:pPr>
      <w:r>
        <w:rPr>
          <w:rFonts w:hint="eastAsia"/>
          <w:lang w:eastAsia="zh"/>
        </w:rPr>
        <w:lastRenderedPageBreak/>
        <w:t>用</w:t>
      </w:r>
      <w:r>
        <w:rPr>
          <w:rFonts w:hint="eastAsia"/>
          <w:lang w:eastAsia="zh"/>
        </w:rPr>
        <w:t>户进入平台热门推荐板</w:t>
      </w:r>
      <w:r>
        <w:rPr>
          <w:rFonts w:hint="eastAsia"/>
          <w:lang w:eastAsia="zh"/>
        </w:rPr>
        <w:t>块，可自由切换时间维度（日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周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月）、地域维度（行政区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商圈）、菜系维度，系统实时展示对应维度下的热门餐厅榜单，包含餐厅热门度得分及上榜理由，支持用户点击榜单餐厅进入详情页查看信息，整个流程结束。</w:t>
      </w:r>
      <w:r>
        <w:rPr>
          <w:rFonts w:hint="eastAsia"/>
          <w:lang w:eastAsia="zh"/>
        </w:rPr>
        <w:t xml:space="preserve"> </w:t>
      </w:r>
    </w:p>
    <w:p w14:paraId="0BFC1F82" w14:textId="77777777" w:rsidR="004173D8" w:rsidRDefault="00C2593E">
      <w:pPr>
        <w:rPr>
          <w:lang w:eastAsia="zh"/>
        </w:rPr>
      </w:pPr>
      <w:r>
        <w:rPr>
          <w:rFonts w:hint="eastAsia"/>
          <w:lang w:eastAsia="zh"/>
        </w:rPr>
        <w:t xml:space="preserve">       </w:t>
      </w:r>
      <w:r>
        <w:rPr>
          <w:rFonts w:hint="eastAsia"/>
          <w:lang w:eastAsia="zh"/>
        </w:rPr>
        <w:t>整个智能推荐功能的用例图如下：</w:t>
      </w:r>
      <w:r>
        <w:rPr>
          <w:rFonts w:hint="eastAsia"/>
          <w:lang w:eastAsia="zh"/>
        </w:rPr>
        <w:t xml:space="preserve"> </w:t>
      </w:r>
    </w:p>
    <w:p w14:paraId="625165DD" w14:textId="77777777" w:rsidR="004173D8" w:rsidRDefault="00C2593E">
      <w:pPr>
        <w:rPr>
          <w:lang w:eastAsia="zh"/>
        </w:rPr>
      </w:pPr>
      <w:r>
        <w:rPr>
          <w:rFonts w:hint="eastAsia"/>
          <w:lang w:eastAsia="zh"/>
        </w:rPr>
        <w:t xml:space="preserve">       </w:t>
      </w:r>
      <w:r w:rsidR="00082168">
        <w:rPr>
          <w:lang w:eastAsia="zh"/>
        </w:rPr>
        <w:pict w14:anchorId="4E0029FF">
          <v:shape id="_x0000_i1039" type="#_x0000_t75" style="width:265pt;height:177pt">
            <v:imagedata r:id="rId22" o:title="upload_post_object_v2_3942648738"/>
          </v:shape>
        </w:pict>
      </w:r>
    </w:p>
    <w:p w14:paraId="67BDAC7E" w14:textId="77777777" w:rsidR="004173D8" w:rsidRDefault="004173D8"/>
    <w:p w14:paraId="728F5C79" w14:textId="77777777" w:rsidR="004173D8" w:rsidRDefault="004173D8">
      <w:pPr>
        <w:pStyle w:val="a0"/>
        <w:rPr>
          <w:snapToGrid/>
        </w:rPr>
      </w:pPr>
    </w:p>
    <w:p w14:paraId="00DB9415" w14:textId="77777777" w:rsidR="004173D8" w:rsidRDefault="00C2593E">
      <w:pPr>
        <w:pStyle w:val="2"/>
        <w:numPr>
          <w:ilvl w:val="1"/>
          <w:numId w:val="0"/>
        </w:numPr>
      </w:pPr>
      <w:bookmarkStart w:id="26" w:name="_Toc23965"/>
      <w:r>
        <w:rPr>
          <w:rFonts w:hint="eastAsia"/>
          <w:lang w:eastAsia="zh"/>
        </w:rPr>
        <w:t>3.6</w:t>
      </w:r>
      <w:r>
        <w:rPr>
          <w:rFonts w:hint="eastAsia"/>
          <w:lang w:eastAsia="zh"/>
        </w:rPr>
        <w:t>后台</w:t>
      </w:r>
      <w:r>
        <w:rPr>
          <w:rFonts w:hint="eastAsia"/>
        </w:rPr>
        <w:t>管理</w:t>
      </w:r>
      <w:bookmarkEnd w:id="26"/>
    </w:p>
    <w:p w14:paraId="02CCA281" w14:textId="77777777" w:rsidR="004173D8" w:rsidRDefault="00C2593E">
      <w:pPr>
        <w:ind w:firstLine="400"/>
      </w:pPr>
      <w:r>
        <w:rPr>
          <w:rFonts w:hint="eastAsia"/>
        </w:rPr>
        <w:t>后台管理功能包括角色管理、用户管理、日志管理等模块。</w:t>
      </w:r>
    </w:p>
    <w:p w14:paraId="7F82DD2B" w14:textId="77777777" w:rsidR="004173D8" w:rsidRDefault="00C2593E">
      <w:pPr>
        <w:ind w:firstLine="400"/>
      </w:pPr>
      <w:bookmarkStart w:id="27" w:name="角色管理"/>
      <w:r>
        <w:rPr>
          <w:rFonts w:hint="eastAsia"/>
        </w:rPr>
        <w:t>3.</w:t>
      </w:r>
      <w:r>
        <w:rPr>
          <w:rFonts w:hint="eastAsia"/>
          <w:lang w:eastAsia="zh"/>
        </w:rPr>
        <w:t>6</w:t>
      </w:r>
      <w:r>
        <w:rPr>
          <w:rFonts w:hint="eastAsia"/>
        </w:rPr>
        <w:t xml:space="preserve">.1 </w:t>
      </w:r>
      <w:r>
        <w:rPr>
          <w:rFonts w:hint="eastAsia"/>
        </w:rPr>
        <w:t>角色管理</w:t>
      </w:r>
    </w:p>
    <w:p w14:paraId="5A6BA9B3" w14:textId="77777777" w:rsidR="004173D8" w:rsidRDefault="00C2593E">
      <w:pPr>
        <w:ind w:firstLine="400"/>
      </w:pPr>
      <w:r>
        <w:rPr>
          <w:rFonts w:hint="eastAsia"/>
        </w:rPr>
        <w:t>功能描述</w:t>
      </w:r>
      <w:r>
        <w:rPr>
          <w:rFonts w:hint="eastAsia"/>
        </w:rPr>
        <w:t xml:space="preserve">: </w:t>
      </w:r>
      <w:r>
        <w:rPr>
          <w:rFonts w:hint="eastAsia"/>
        </w:rPr>
        <w:t>支持后台用户的角色和权限管理。</w:t>
      </w:r>
    </w:p>
    <w:p w14:paraId="6F5A18E8" w14:textId="77777777" w:rsidR="004173D8" w:rsidRDefault="00C2593E">
      <w:pPr>
        <w:ind w:firstLine="400"/>
      </w:pPr>
      <w:bookmarkStart w:id="28" w:name="角色定义"/>
      <w:r>
        <w:rPr>
          <w:rFonts w:hint="eastAsia"/>
        </w:rPr>
        <w:t>角色定义</w:t>
      </w:r>
    </w:p>
    <w:p w14:paraId="6E7A7729" w14:textId="77777777" w:rsidR="004173D8" w:rsidRDefault="00C2593E">
      <w:pPr>
        <w:ind w:firstLine="400"/>
        <w:rPr>
          <w:lang w:eastAsia="zh"/>
        </w:rPr>
      </w:pPr>
      <w:r>
        <w:rPr>
          <w:rFonts w:hint="eastAsia"/>
        </w:rPr>
        <w:t>系统管理员（admin）：拥有所有权限，可管理用户、查看数据、启动爬虫任务。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eastAsia="zh"/>
        </w:rPr>
      </w:r>
      <w:r>
        <w:rPr>
          <w:rFonts w:hint="eastAsia"/>
        </w:rPr>
      </w:r>
      <w:r>
        <w:rPr>
          <w:rFonts w:hint="eastAsia"/>
          <w:lang w:eastAsia="zh"/>
        </w:rPr>
      </w:r>
      <w:r>
        <w:rPr>
          <w:rFonts w:hint="eastAsia"/>
        </w:rPr>
      </w:r>
      <w:r>
        <w:rPr>
          <w:rFonts w:hint="eastAsia"/>
          <w:lang w:eastAsia="zh"/>
        </w:rPr>
      </w:r>
      <w:r>
        <w:rPr>
          <w:rFonts w:hint="eastAsia"/>
        </w:rPr>
      </w:r>
      <w:r>
        <w:rPr>
          <w:rFonts w:hint="eastAsia"/>
          <w:lang w:eastAsia="zh"/>
        </w:rPr>
      </w:r>
      <w:r>
        <w:rPr>
          <w:rFonts w:hint="eastAsia"/>
        </w:rPr>
      </w:r>
      <w:r>
        <w:rPr>
          <w:rFonts w:hint="eastAsia"/>
          <w:lang w:eastAsia="zh"/>
        </w:rPr>
      </w:r>
    </w:p>
    <w:p w14:paraId="6B3A5BE6" w14:textId="77777777" w:rsidR="004173D8" w:rsidRDefault="00C2593E">
      <w:pPr>
        <w:ind w:firstLine="400"/>
      </w:pPr>
      <w:r>
        <w:rPr>
          <w:rFonts w:hint="eastAsia"/>
        </w:rPr>
        <w:t>普通用户（user）：可搜索餐厅，可查看分析结果</w:t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  <w:lang w:eastAsia="zh"/>
        </w:rPr>
      </w:r>
      <w:r>
        <w:rPr>
          <w:rFonts w:hint="eastAsia"/>
        </w:rPr>
      </w:r>
      <w:r>
        <w:rPr>
          <w:rFonts w:hint="eastAsia"/>
          <w:lang w:eastAsia="zh"/>
        </w:rPr>
      </w:r>
      <w:r>
        <w:rPr>
          <w:rFonts w:hint="eastAsia"/>
        </w:rPr>
      </w:r>
      <w:r>
        <w:rPr>
          <w:rFonts w:hint="eastAsia"/>
          <w:lang w:eastAsia="zh"/>
        </w:rPr>
      </w:r>
      <w:r>
        <w:rPr>
          <w:rFonts w:hint="eastAsia"/>
        </w:rPr>
      </w:r>
    </w:p>
    <w:p w14:paraId="38E47812" w14:textId="77777777" w:rsidR="004173D8" w:rsidRDefault="00C2593E">
      <w:pPr>
        <w:ind w:firstLine="400"/>
      </w:pPr>
      <w:bookmarkStart w:id="29" w:name="功能要求-12"/>
      <w:bookmarkEnd w:id="28"/>
      <w:r>
        <w:rPr>
          <w:rFonts w:hint="eastAsia"/>
        </w:rPr>
        <w:t>功能要求</w:t>
      </w:r>
      <w:r>
        <w:rPr>
          <w:rFonts w:hint="eastAsia"/>
          <w:lang w:eastAsia="zh"/>
        </w:rPr>
        <w:t>：</w:t>
      </w:r>
      <w:r>
        <w:rPr>
          <w:rFonts w:hint="eastAsia"/>
        </w:rPr>
        <w:t>权限配置</w:t>
      </w:r>
      <w:r>
        <w:rPr>
          <w:rFonts w:hint="eastAsia"/>
          <w:lang w:eastAsia="zh"/>
        </w:rPr>
        <w:t>，</w:t>
      </w:r>
      <w:r>
        <w:rPr>
          <w:rFonts w:hint="eastAsia"/>
        </w:rPr>
        <w:t>角色分配</w:t>
      </w:r>
      <w:r>
        <w:rPr>
          <w:rFonts w:hint="eastAsia"/>
          <w:lang w:eastAsia="zh"/>
        </w:rPr>
        <w:t>，</w:t>
      </w:r>
      <w:r>
        <w:rPr>
          <w:rFonts w:hint="eastAsia"/>
        </w:rPr>
        <w:t>权限验证</w:t>
      </w:r>
    </w:p>
    <w:p w14:paraId="2FDF2B93" w14:textId="77777777" w:rsidR="004173D8" w:rsidRDefault="00C2593E">
      <w:pPr>
        <w:ind w:firstLine="400"/>
      </w:pPr>
      <w:bookmarkStart w:id="30" w:name="用户管理"/>
      <w:bookmarkEnd w:id="27"/>
      <w:bookmarkEnd w:id="29"/>
      <w:r>
        <w:rPr>
          <w:rFonts w:hint="eastAsia"/>
        </w:rPr>
        <w:t>3.</w:t>
      </w:r>
      <w:r>
        <w:rPr>
          <w:rFonts w:hint="eastAsia"/>
          <w:lang w:eastAsia="zh"/>
        </w:rPr>
        <w:t>6</w:t>
      </w:r>
      <w:r>
        <w:rPr>
          <w:rFonts w:hint="eastAsia"/>
        </w:rPr>
        <w:t xml:space="preserve">.2 </w:t>
      </w:r>
      <w:r>
        <w:rPr>
          <w:rFonts w:hint="eastAsia"/>
        </w:rPr>
        <w:t>用户管理</w:t>
      </w:r>
    </w:p>
    <w:p w14:paraId="1F97627F" w14:textId="77777777" w:rsidR="004173D8" w:rsidRDefault="00C2593E">
      <w:pPr>
        <w:ind w:firstLine="400"/>
      </w:pPr>
      <w:r>
        <w:rPr>
          <w:rFonts w:hint="eastAsia"/>
        </w:rPr>
        <w:t>功能描述</w:t>
      </w:r>
      <w:r>
        <w:rPr>
          <w:rFonts w:hint="eastAsia"/>
        </w:rPr>
        <w:t xml:space="preserve">: </w:t>
      </w:r>
      <w:r>
        <w:rPr>
          <w:rFonts w:hint="eastAsia"/>
        </w:rPr>
        <w:t>管理系统用户账号。</w:t>
      </w:r>
    </w:p>
    <w:p w14:paraId="0DAA6F8B" w14:textId="77777777" w:rsidR="004173D8" w:rsidRDefault="00C2593E">
      <w:pPr>
        <w:ind w:firstLine="400"/>
      </w:pPr>
      <w:bookmarkStart w:id="31" w:name="功能要求-13"/>
      <w:r>
        <w:rPr>
          <w:rFonts w:hint="eastAsia"/>
        </w:rPr>
        <w:t>功能要求</w:t>
      </w:r>
    </w:p>
    <w:bookmarkEnd w:id="30"/>
    <w:bookmarkEnd w:id="31"/>
    <w:p w14:paraId="5E85CCF5" w14:textId="77777777" w:rsidR="004173D8" w:rsidRDefault="00C2593E">
      <w:pPr>
        <w:ind w:firstLine="400"/>
      </w:pPr>
      <w:r>
        <w:rPr>
          <w:rFonts w:hint="eastAsia"/>
        </w:rPr>
        <w:t>用户注册审核</w:t>
      </w:r>
      <w:r>
        <w:rPr>
          <w:rFonts w:hint="eastAsia"/>
        </w:rPr>
        <w:t>: </w:t>
      </w:r>
      <w:r>
        <w:rPr>
          <w:rFonts w:hint="eastAsia"/>
        </w:rPr>
        <w:t>支持对新注册的账号进行审核。</w:t>
      </w:r>
    </w:p>
    <w:p w14:paraId="4E14CC50" w14:textId="77777777" w:rsidR="004173D8" w:rsidRDefault="00C2593E">
      <w:pPr>
        <w:ind w:firstLine="400"/>
      </w:pPr>
      <w:r>
        <w:rPr>
          <w:rFonts w:hint="eastAsia"/>
        </w:rPr>
        <w:t>用户信息管理</w:t>
      </w:r>
      <w:r>
        <w:rPr>
          <w:rFonts w:hint="eastAsia"/>
        </w:rPr>
        <w:t>: </w:t>
      </w:r>
      <w:r>
        <w:rPr>
          <w:rFonts w:hint="eastAsia"/>
        </w:rPr>
        <w:t>包含用户的增、删、改、查。支持重置用户密码、修改用户基本信息，以及对违规账户进行“冻结</w:t>
      </w:r>
      <w:r>
        <w:rPr>
          <w:rFonts w:hint="eastAsia"/>
        </w:rPr>
        <w:t>/</w:t>
      </w:r>
      <w:r>
        <w:rPr>
          <w:rFonts w:hint="eastAsia"/>
        </w:rPr>
        <w:t>解冻”操作。</w:t>
      </w:r>
    </w:p>
    <w:p w14:paraId="0EEEF5D4" w14:textId="77777777" w:rsidR="004173D8" w:rsidRDefault="00C2593E">
      <w:pPr>
        <w:ind w:firstLine="400"/>
      </w:pPr>
      <w:r>
        <w:rPr>
          <w:rFonts w:hint="eastAsia"/>
        </w:rPr>
        <w:t>用户行为分析</w:t>
      </w:r>
      <w:r>
        <w:rPr>
          <w:rFonts w:hint="eastAsia"/>
        </w:rPr>
        <w:t>: </w:t>
      </w:r>
      <w:r>
        <w:rPr>
          <w:rFonts w:hint="eastAsia"/>
        </w:rPr>
        <w:t>记录并可视化呈现用户的关键行为指标，如：最近登录时间、登录频次、主要使用的功能模块偏好等。</w:t>
      </w:r>
    </w:p>
    <w:p w14:paraId="0059748D" w14:textId="77777777" w:rsidR="004173D8" w:rsidRDefault="00C2593E">
      <w:pPr>
        <w:ind w:firstLine="400"/>
      </w:pPr>
      <w:r>
        <w:rPr>
          <w:rFonts w:hint="eastAsia"/>
        </w:rPr>
        <w:t>多条件查询</w:t>
      </w:r>
      <w:r>
        <w:rPr>
          <w:rFonts w:hint="eastAsia"/>
        </w:rPr>
        <w:t>: </w:t>
      </w:r>
      <w:r>
        <w:rPr>
          <w:rFonts w:hint="eastAsia"/>
        </w:rPr>
        <w:t>支持根据用户名（模糊）、手机号</w:t>
      </w:r>
      <w:r>
        <w:rPr>
          <w:rFonts w:hint="eastAsia"/>
        </w:rPr>
        <w:t>/</w:t>
      </w:r>
      <w:r>
        <w:rPr>
          <w:rFonts w:hint="eastAsia"/>
        </w:rPr>
        <w:t>邮箱（精确）、账号状态（正常</w:t>
      </w:r>
      <w:r>
        <w:rPr>
          <w:rFonts w:hint="eastAsia"/>
        </w:rPr>
        <w:t>/</w:t>
      </w:r>
      <w:r>
        <w:rPr>
          <w:rFonts w:hint="eastAsia"/>
        </w:rPr>
        <w:t>冻结</w:t>
      </w:r>
      <w:r>
        <w:rPr>
          <w:rFonts w:hint="eastAsia"/>
        </w:rPr>
        <w:t>/</w:t>
      </w:r>
      <w:r>
        <w:rPr>
          <w:rFonts w:hint="eastAsia"/>
        </w:rPr>
        <w:t>待审核）、注册时间范围等维度进行复合检索。</w:t>
      </w:r>
    </w:p>
    <w:p w14:paraId="02D8F0FC" w14:textId="77777777" w:rsidR="004173D8" w:rsidRDefault="00C2593E">
      <w:pPr>
        <w:ind w:firstLine="400"/>
      </w:pPr>
      <w:r>
        <w:rPr>
          <w:rFonts w:hint="eastAsia"/>
        </w:rPr>
        <w:t>3.</w:t>
      </w:r>
      <w:r>
        <w:rPr>
          <w:rFonts w:hint="eastAsia"/>
          <w:lang w:eastAsia="zh"/>
        </w:rPr>
        <w:t>6</w:t>
      </w:r>
      <w:r>
        <w:rPr>
          <w:rFonts w:hint="eastAsia"/>
        </w:rPr>
        <w:t>.</w:t>
      </w:r>
      <w:r>
        <w:rPr>
          <w:rFonts w:hint="eastAsia"/>
          <w:lang w:eastAsia="zh"/>
        </w:rPr>
        <w:t>3</w:t>
      </w:r>
      <w:r>
        <w:rPr>
          <w:rFonts w:hint="eastAsia"/>
        </w:rPr>
        <w:t xml:space="preserve"> </w:t>
      </w:r>
      <w:r>
        <w:rPr>
          <w:rFonts w:hint="eastAsia"/>
        </w:rPr>
        <w:t>日志管理</w:t>
      </w:r>
    </w:p>
    <w:p w14:paraId="57A1AA05" w14:textId="77777777" w:rsidR="004173D8" w:rsidRDefault="00C2593E">
      <w:pPr>
        <w:ind w:firstLine="400"/>
      </w:pPr>
      <w:r>
        <w:rPr>
          <w:rFonts w:hint="eastAsia"/>
        </w:rPr>
        <w:t>功能描述</w:t>
      </w:r>
      <w:r>
        <w:rPr>
          <w:rFonts w:hint="eastAsia"/>
        </w:rPr>
        <w:t xml:space="preserve">: </w:t>
      </w:r>
      <w:r>
        <w:rPr>
          <w:rFonts w:hint="eastAsia"/>
        </w:rPr>
        <w:t>记录和查询系统日志。</w:t>
      </w:r>
    </w:p>
    <w:p w14:paraId="70046C0D" w14:textId="77777777" w:rsidR="004173D8" w:rsidRDefault="00C2593E">
      <w:pPr>
        <w:ind w:firstLine="400"/>
      </w:pPr>
      <w:r>
        <w:rPr>
          <w:rFonts w:hint="eastAsia"/>
        </w:rPr>
        <w:t>日志类型与规范</w:t>
      </w:r>
      <w:r>
        <w:rPr>
          <w:rFonts w:hint="eastAsia"/>
        </w:rPr>
        <w:t>:</w:t>
      </w:r>
    </w:p>
    <w:p w14:paraId="74B21E5D" w14:textId="77777777" w:rsidR="004173D8" w:rsidRDefault="00C2593E">
      <w:pPr>
        <w:ind w:firstLine="400"/>
      </w:pPr>
      <w:r>
        <w:rPr>
          <w:rFonts w:hint="eastAsia"/>
        </w:rPr>
        <w:t>操作日志</w:t>
      </w:r>
      <w:r>
        <w:rPr>
          <w:rFonts w:hint="eastAsia"/>
        </w:rPr>
        <w:t>: </w:t>
      </w:r>
      <w:r>
        <w:rPr>
          <w:rFonts w:hint="eastAsia"/>
        </w:rPr>
        <w:t>审计核心业务操作（如删除数据、修改权限）。</w:t>
      </w:r>
    </w:p>
    <w:p w14:paraId="7043C87F" w14:textId="77777777" w:rsidR="004173D8" w:rsidRDefault="00C2593E">
      <w:pPr>
        <w:ind w:firstLine="400"/>
      </w:pPr>
      <w:r>
        <w:rPr>
          <w:rFonts w:hint="eastAsia"/>
        </w:rPr>
        <w:t>错误日志</w:t>
      </w:r>
      <w:r>
        <w:rPr>
          <w:rFonts w:hint="eastAsia"/>
        </w:rPr>
        <w:t>: </w:t>
      </w:r>
      <w:r>
        <w:rPr>
          <w:rFonts w:hint="eastAsia"/>
        </w:rPr>
        <w:t>用于研发排查系统</w:t>
      </w:r>
      <w:r>
        <w:rPr>
          <w:rFonts w:hint="eastAsia"/>
        </w:rPr>
        <w:t xml:space="preserve"> Bug</w:t>
      </w:r>
      <w:r>
        <w:rPr>
          <w:rFonts w:hint="eastAsia"/>
        </w:rPr>
        <w:t>。记录：异常发生时间、错误分类（数据库异常</w:t>
      </w:r>
      <w:r>
        <w:rPr>
          <w:rFonts w:hint="eastAsia"/>
        </w:rPr>
        <w:t>/</w:t>
      </w:r>
      <w:r>
        <w:rPr>
          <w:rFonts w:hint="eastAsia"/>
        </w:rPr>
        <w:t>网络异常</w:t>
      </w:r>
      <w:r>
        <w:rPr>
          <w:rFonts w:hint="eastAsia"/>
        </w:rPr>
        <w:t>/</w:t>
      </w:r>
      <w:r>
        <w:rPr>
          <w:rFonts w:hint="eastAsia"/>
        </w:rPr>
        <w:t>空指针</w:t>
      </w:r>
      <w:r>
        <w:rPr>
          <w:rFonts w:hint="eastAsia"/>
          <w:lang w:eastAsia="zh"/>
        </w:rPr>
        <w:t>等</w:t>
      </w:r>
      <w:r>
        <w:rPr>
          <w:rFonts w:hint="eastAsia"/>
        </w:rPr>
        <w:t>）</w:t>
      </w:r>
      <w:r>
        <w:rPr>
          <w:rFonts w:hint="eastAsia"/>
          <w:lang w:eastAsia="zh"/>
        </w:rPr>
        <w:t>等</w:t>
      </w:r>
      <w:r>
        <w:rPr>
          <w:rFonts w:hint="eastAsia"/>
        </w:rPr>
        <w:t>信息。</w:t>
      </w:r>
    </w:p>
    <w:p w14:paraId="736FB3EF" w14:textId="77777777" w:rsidR="004173D8" w:rsidRDefault="00C2593E">
      <w:pPr>
        <w:ind w:firstLine="400"/>
      </w:pPr>
      <w:r>
        <w:rPr>
          <w:rFonts w:hint="eastAsia"/>
        </w:rPr>
        <w:lastRenderedPageBreak/>
        <w:t>访问日志</w:t>
      </w:r>
      <w:r>
        <w:rPr>
          <w:rFonts w:hint="eastAsia"/>
        </w:rPr>
        <w:t>: </w:t>
      </w:r>
      <w:r>
        <w:rPr>
          <w:rFonts w:hint="eastAsia"/>
        </w:rPr>
        <w:t>记录</w:t>
      </w:r>
      <w:r>
        <w:rPr>
          <w:rFonts w:hint="eastAsia"/>
        </w:rPr>
        <w:t xml:space="preserve"> API </w:t>
      </w:r>
      <w:r>
        <w:rPr>
          <w:rFonts w:hint="eastAsia"/>
        </w:rPr>
        <w:t>请求情况。。</w:t>
      </w:r>
    </w:p>
    <w:p w14:paraId="1F56C526" w14:textId="77777777" w:rsidR="004173D8" w:rsidRDefault="00C2593E">
      <w:pPr>
        <w:ind w:firstLine="400"/>
      </w:pPr>
      <w:r>
        <w:rPr>
          <w:rFonts w:hint="eastAsia"/>
        </w:rPr>
        <w:t>爬虫日志</w:t>
      </w:r>
      <w:r>
        <w:rPr>
          <w:rFonts w:hint="eastAsia"/>
        </w:rPr>
        <w:t>: </w:t>
      </w:r>
      <w:r>
        <w:rPr>
          <w:rFonts w:hint="eastAsia"/>
        </w:rPr>
        <w:t>监控</w:t>
      </w:r>
      <w:r>
        <w:rPr>
          <w:rFonts w:hint="eastAsia"/>
        </w:rPr>
        <w:t xml:space="preserve"> 3.2 </w:t>
      </w:r>
      <w:r>
        <w:rPr>
          <w:rFonts w:hint="eastAsia"/>
        </w:rPr>
        <w:t>模块的爬虫引擎运行状况。记录：任务归属名称、任务生命周期（开始</w:t>
      </w:r>
      <w:r>
        <w:rPr>
          <w:rFonts w:hint="eastAsia"/>
        </w:rPr>
        <w:t>/</w:t>
      </w:r>
      <w:r>
        <w:rPr>
          <w:rFonts w:hint="eastAsia"/>
        </w:rPr>
        <w:t>结束时间）、单次任务的采集总量、失败条数、具体的异常抛出信息。</w:t>
      </w:r>
    </w:p>
    <w:p w14:paraId="5ED5F6E1" w14:textId="77777777" w:rsidR="004173D8" w:rsidRDefault="00C2593E">
      <w:pPr>
        <w:ind w:firstLine="400"/>
      </w:pPr>
      <w:r>
        <w:rPr>
          <w:rFonts w:hint="eastAsia"/>
        </w:rPr>
        <w:t>功能要求</w:t>
      </w:r>
      <w:r>
        <w:rPr>
          <w:rFonts w:hint="eastAsia"/>
        </w:rPr>
        <w:t>:</w:t>
      </w:r>
    </w:p>
    <w:p w14:paraId="516CF8CB" w14:textId="77777777" w:rsidR="004173D8" w:rsidRDefault="00C2593E">
      <w:pPr>
        <w:ind w:firstLine="400"/>
      </w:pPr>
      <w:r>
        <w:rPr>
          <w:rFonts w:hint="eastAsia"/>
        </w:rPr>
        <w:t>日志查询</w:t>
      </w:r>
      <w:r>
        <w:rPr>
          <w:rFonts w:hint="eastAsia"/>
        </w:rPr>
        <w:t>: </w:t>
      </w:r>
      <w:r>
        <w:rPr>
          <w:rFonts w:hint="eastAsia"/>
        </w:rPr>
        <w:t>提供统一的日志检索面板，支持按时间范围、操作人及关键字快速过滤查询。</w:t>
      </w:r>
    </w:p>
    <w:p w14:paraId="5C916287" w14:textId="77777777" w:rsidR="004173D8" w:rsidRDefault="00C2593E">
      <w:pPr>
        <w:ind w:firstLine="400"/>
      </w:pPr>
      <w:r>
        <w:rPr>
          <w:rFonts w:hint="eastAsia"/>
        </w:rPr>
        <w:t>日志清理与归档</w:t>
      </w:r>
      <w:r>
        <w:rPr>
          <w:rFonts w:hint="eastAsia"/>
        </w:rPr>
        <w:t>: </w:t>
      </w:r>
      <w:r>
        <w:rPr>
          <w:rFonts w:hint="eastAsia"/>
        </w:rPr>
        <w:t>支持设定自动化清理策略（如仅保留最近</w:t>
      </w:r>
      <w:r>
        <w:rPr>
          <w:rFonts w:hint="eastAsia"/>
        </w:rPr>
        <w:t xml:space="preserve"> 90 </w:t>
      </w:r>
      <w:r>
        <w:rPr>
          <w:rFonts w:hint="eastAsia"/>
        </w:rPr>
        <w:t>天的日志）。同时支持管理员手动批量清理过期日志，并在清理前提供导出备份功能。</w:t>
      </w:r>
    </w:p>
    <w:p w14:paraId="507DCCA1" w14:textId="77777777" w:rsidR="004173D8" w:rsidRDefault="004173D8">
      <w:pPr>
        <w:ind w:firstLine="400"/>
      </w:pPr>
    </w:p>
    <w:p w14:paraId="0520126F" w14:textId="77777777" w:rsidR="004173D8" w:rsidRDefault="00C2593E">
      <w:pPr>
        <w:ind w:firstLine="400"/>
        <w:rPr>
          <w:lang w:eastAsia="zh"/>
        </w:rPr>
      </w:pPr>
      <w:r>
        <w:rPr>
          <w:rFonts w:hint="eastAsia"/>
          <w:lang w:eastAsia="zh"/>
        </w:rPr>
        <w:t>流程图如下：</w:t>
      </w:r>
    </w:p>
    <w:p w14:paraId="3A6FECEA" w14:textId="77777777" w:rsidR="004173D8" w:rsidRDefault="00082168">
      <w:pPr>
        <w:ind w:firstLine="400"/>
        <w:rPr>
          <w:lang w:eastAsia="zh"/>
        </w:rPr>
      </w:pPr>
      <w:r>
        <w:rPr>
          <w:lang w:eastAsia="zh"/>
        </w:rPr>
        <w:pict w14:anchorId="77580402">
          <v:shape id="_x0000_i1040" type="#_x0000_t75" alt="" style="width:415pt;height:354.5pt">
            <v:imagedata r:id="rId23" o:title="upload_post_object_v2_3309860497"/>
          </v:shape>
        </w:pict>
      </w:r>
    </w:p>
    <w:p w14:paraId="72E09682" w14:textId="77777777" w:rsidR="004173D8" w:rsidRDefault="004173D8">
      <w:pPr>
        <w:ind w:firstLineChars="200" w:firstLine="400"/>
      </w:pPr>
    </w:p>
    <w:p w14:paraId="2CFB00B3" w14:textId="77777777" w:rsidR="004173D8" w:rsidRDefault="00C2593E">
      <w:pPr>
        <w:ind w:firstLine="420"/>
      </w:pPr>
      <w:r>
        <w:rPr>
          <w:rFonts w:hint="eastAsia"/>
        </w:rPr>
        <w:t>用例图如下：</w:t>
      </w:r>
    </w:p>
    <w:p w14:paraId="34569617" w14:textId="77777777" w:rsidR="004173D8" w:rsidRDefault="00082168">
      <w:pPr>
        <w:pStyle w:val="a0"/>
        <w:rPr>
          <w:lang w:eastAsia="zh"/>
        </w:rPr>
      </w:pPr>
      <w:r>
        <w:rPr>
          <w:lang w:eastAsia="zh"/>
        </w:rPr>
        <w:lastRenderedPageBreak/>
        <w:pict w14:anchorId="069EC1E8">
          <v:shape id="_x0000_i1041" type="#_x0000_t75" alt="" style="width:415pt;height:700pt">
            <v:imagedata r:id="rId24" o:title="upload_post_object_v2_585363506"/>
          </v:shape>
        </w:pict>
      </w:r>
    </w:p>
    <w:p w14:paraId="78C8B9A2" w14:textId="77777777" w:rsidR="004173D8" w:rsidRDefault="004173D8">
      <w:pPr>
        <w:pStyle w:val="a0"/>
      </w:pPr>
    </w:p>
    <w:p w14:paraId="47866E6B" w14:textId="77777777" w:rsidR="004173D8" w:rsidRDefault="00C2593E">
      <w:pPr>
        <w:pStyle w:val="2"/>
        <w:numPr>
          <w:ilvl w:val="1"/>
          <w:numId w:val="0"/>
        </w:numPr>
        <w:rPr>
          <w:lang w:eastAsia="zh"/>
        </w:rPr>
      </w:pPr>
      <w:bookmarkStart w:id="32" w:name="_Toc24834"/>
      <w:r>
        <w:rPr>
          <w:rFonts w:hint="eastAsia"/>
          <w:lang w:eastAsia="zh"/>
        </w:rPr>
        <w:t>3.7</w:t>
      </w:r>
      <w:bookmarkEnd w:id="32"/>
      <w:r>
        <w:rPr>
          <w:rFonts w:hint="eastAsia"/>
          <w:lang w:eastAsia="zh"/>
        </w:rPr>
        <w:t>数据可视化功能</w:t>
      </w:r>
    </w:p>
    <w:p w14:paraId="0B46CE60" w14:textId="77777777" w:rsidR="004173D8" w:rsidRDefault="00C2593E" w:rsidP="00082168">
      <w:pPr>
        <w:pStyle w:val="a0"/>
        <w:ind w:left="0" w:firstLine="425"/>
      </w:pPr>
      <w:r>
        <w:rPr>
          <w:rFonts w:hint="eastAsia"/>
        </w:rPr>
        <w:t>3.7.</w:t>
      </w:r>
      <w:r>
        <w:rPr>
          <w:rFonts w:hint="eastAsia"/>
          <w:lang w:eastAsia="zh"/>
        </w:rPr>
        <w:t>1</w:t>
      </w:r>
      <w:r>
        <w:rPr>
          <w:rFonts w:hint="eastAsia"/>
        </w:rPr>
        <w:t xml:space="preserve"> </w:t>
      </w:r>
      <w:r>
        <w:rPr>
          <w:rFonts w:hint="eastAsia"/>
        </w:rPr>
        <w:t>图表可视化</w:t>
      </w:r>
    </w:p>
    <w:p w14:paraId="3667E1A3" w14:textId="77777777" w:rsidR="004173D8" w:rsidRDefault="00C2593E" w:rsidP="00082168">
      <w:pPr>
        <w:pStyle w:val="a0"/>
        <w:ind w:left="0"/>
      </w:pPr>
      <w:r>
        <w:rPr>
          <w:rFonts w:hint="eastAsia"/>
        </w:rPr>
        <w:t>功能描述</w:t>
      </w:r>
      <w:r>
        <w:rPr>
          <w:rFonts w:hint="eastAsia"/>
        </w:rPr>
        <w:t xml:space="preserve">: </w:t>
      </w:r>
      <w:r>
        <w:rPr>
          <w:rFonts w:hint="eastAsia"/>
        </w:rPr>
        <w:t>提供多种图表类型的数据可视化功能。</w:t>
      </w:r>
    </w:p>
    <w:p w14:paraId="4A47FCDC" w14:textId="77777777" w:rsidR="004173D8" w:rsidRDefault="00C2593E" w:rsidP="00082168">
      <w:pPr>
        <w:pStyle w:val="a0"/>
        <w:ind w:left="0"/>
      </w:pPr>
      <w:bookmarkStart w:id="33" w:name="功能要求-11"/>
      <w:r>
        <w:rPr>
          <w:rFonts w:hint="eastAsia"/>
        </w:rPr>
        <w:t>功能要求</w:t>
      </w:r>
    </w:p>
    <w:p w14:paraId="46BC6B2C" w14:textId="77777777" w:rsidR="004173D8" w:rsidRDefault="00C2593E" w:rsidP="00082168">
      <w:pPr>
        <w:pStyle w:val="a0"/>
        <w:ind w:left="0"/>
        <w:rPr>
          <w:lang w:eastAsia="zh"/>
        </w:rPr>
      </w:pPr>
      <w:r>
        <w:rPr>
          <w:rFonts w:hint="eastAsia"/>
        </w:rPr>
        <w:t>折线图</w:t>
      </w:r>
      <w:r>
        <w:rPr>
          <w:rFonts w:hint="eastAsia"/>
          <w:lang w:eastAsia="zh"/>
        </w:rPr>
        <w:t>：展示时间趋势数据</w:t>
      </w:r>
    </w:p>
    <w:p w14:paraId="45685C5D" w14:textId="77777777" w:rsidR="004173D8" w:rsidRDefault="00C2593E" w:rsidP="00082168">
      <w:pPr>
        <w:pStyle w:val="a0"/>
        <w:ind w:left="0"/>
        <w:rPr>
          <w:lang w:eastAsia="zh"/>
        </w:rPr>
      </w:pPr>
      <w:r>
        <w:rPr>
          <w:rFonts w:hint="eastAsia"/>
        </w:rPr>
        <w:t>柱状图</w:t>
      </w:r>
      <w:r>
        <w:rPr>
          <w:rFonts w:hint="eastAsia"/>
          <w:lang w:eastAsia="zh"/>
        </w:rPr>
        <w:t>：展示分类统计数据</w:t>
      </w:r>
    </w:p>
    <w:p w14:paraId="4FAC2C68" w14:textId="77777777" w:rsidR="004173D8" w:rsidRDefault="00C2593E" w:rsidP="00082168">
      <w:pPr>
        <w:pStyle w:val="a0"/>
        <w:ind w:left="0"/>
      </w:pPr>
      <w:r>
        <w:rPr>
          <w:rFonts w:hint="eastAsia"/>
        </w:rPr>
        <w:t>饼图</w:t>
      </w:r>
      <w:r>
        <w:rPr>
          <w:rFonts w:hint="eastAsia"/>
          <w:lang w:eastAsia="zh"/>
        </w:rPr>
        <w:t>：展示占比数据</w:t>
      </w:r>
    </w:p>
    <w:p w14:paraId="1B307CB5" w14:textId="77777777" w:rsidR="004173D8" w:rsidRDefault="00C2593E" w:rsidP="00082168">
      <w:pPr>
        <w:pStyle w:val="a0"/>
        <w:ind w:left="0"/>
        <w:rPr>
          <w:lang w:eastAsia="zh"/>
        </w:rPr>
      </w:pPr>
      <w:r>
        <w:rPr>
          <w:rFonts w:hint="eastAsia"/>
        </w:rPr>
        <w:t>词云图</w:t>
      </w:r>
      <w:r>
        <w:rPr>
          <w:rFonts w:hint="eastAsia"/>
          <w:lang w:eastAsia="zh"/>
        </w:rPr>
        <w:t>：展示关键词频率</w:t>
      </w:r>
    </w:p>
    <w:bookmarkEnd w:id="33"/>
    <w:p w14:paraId="2E2CE6F3" w14:textId="77777777" w:rsidR="004173D8" w:rsidRDefault="00C2593E" w:rsidP="00082168">
      <w:pPr>
        <w:pStyle w:val="a0"/>
        <w:ind w:left="0"/>
        <w:rPr>
          <w:lang w:eastAsia="zh"/>
        </w:rPr>
      </w:pPr>
      <w:r>
        <w:rPr>
          <w:rFonts w:hint="eastAsia"/>
        </w:rPr>
        <w:t>交互功能</w:t>
      </w:r>
      <w:r>
        <w:rPr>
          <w:rFonts w:hint="eastAsia"/>
          <w:lang w:eastAsia="zh"/>
        </w:rPr>
        <w:t>：</w:t>
      </w:r>
      <w:r>
        <w:rPr>
          <w:rFonts w:hint="eastAsia"/>
          <w:lang w:eastAsia="zh"/>
        </w:rPr>
        <w:t>支持数据点悬停显示详情，支持图例点击显示</w:t>
      </w:r>
      <w:r>
        <w:rPr>
          <w:rFonts w:hint="eastAsia"/>
          <w:lang w:eastAsia="zh"/>
        </w:rPr>
        <w:t>/</w:t>
      </w:r>
      <w:r>
        <w:rPr>
          <w:rFonts w:hint="eastAsia"/>
          <w:lang w:eastAsia="zh"/>
        </w:rPr>
        <w:t>隐藏数据系列</w:t>
      </w:r>
    </w:p>
    <w:p w14:paraId="0BA4BECA" w14:textId="77777777" w:rsidR="004173D8" w:rsidRDefault="004173D8">
      <w:pPr>
        <w:rPr>
          <w:lang w:eastAsia="zh"/>
        </w:rPr>
      </w:pPr>
    </w:p>
    <w:p w14:paraId="4A37FBF0" w14:textId="77777777" w:rsidR="004173D8" w:rsidRDefault="00C2593E">
      <w:pPr>
        <w:rPr>
          <w:lang w:eastAsia="zh"/>
        </w:rPr>
      </w:pPr>
      <w:r>
        <w:rPr>
          <w:rFonts w:hint="eastAsia"/>
          <w:lang w:eastAsia="zh"/>
        </w:rPr>
        <w:t xml:space="preserve">    </w:t>
      </w:r>
      <w:r>
        <w:rPr>
          <w:rFonts w:hint="eastAsia"/>
          <w:lang w:eastAsia="zh"/>
        </w:rPr>
        <w:t>流程图如下：</w:t>
      </w:r>
    </w:p>
    <w:p w14:paraId="185DF1E0" w14:textId="25A02920" w:rsidR="004173D8" w:rsidRDefault="00082168" w:rsidP="00082168">
      <w:pPr>
        <w:ind w:leftChars="100" w:left="200"/>
        <w:rPr>
          <w:rFonts w:hint="eastAsia"/>
          <w:lang w:eastAsia="zh"/>
        </w:rPr>
      </w:pPr>
      <w:r>
        <w:rPr>
          <w:lang w:eastAsia="zh"/>
        </w:rPr>
        <w:lastRenderedPageBreak/>
        <w:pict w14:anchorId="13819A74">
          <v:shape id="_x0000_i1042" type="#_x0000_t75" alt="" style="width:415.5pt;height:688.5pt">
            <v:imagedata r:id="rId25" o:title="upload_post_object_v2_1864874035"/>
          </v:shape>
        </w:pict>
      </w:r>
    </w:p>
    <w:p w14:paraId="6714DDFD" w14:textId="77777777" w:rsidR="004173D8" w:rsidRDefault="00C2593E">
      <w:pPr>
        <w:ind w:firstLineChars="200" w:firstLine="400"/>
      </w:pPr>
      <w:r>
        <w:rPr>
          <w:rFonts w:hint="eastAsia"/>
        </w:rPr>
        <w:lastRenderedPageBreak/>
        <w:t>整</w:t>
      </w:r>
      <w:r>
        <w:rPr>
          <w:rFonts w:hint="eastAsia"/>
        </w:rPr>
        <w:t>个</w:t>
      </w:r>
      <w:r>
        <w:rPr>
          <w:rFonts w:hint="eastAsia"/>
          <w:lang w:eastAsia="zh"/>
        </w:rPr>
        <w:t>数据可视化功能</w:t>
      </w:r>
      <w:r>
        <w:rPr>
          <w:rFonts w:hint="eastAsia"/>
        </w:rPr>
        <w:t>的用例图如下：</w:t>
      </w:r>
    </w:p>
    <w:p w14:paraId="269514EB" w14:textId="77777777" w:rsidR="004173D8" w:rsidRDefault="00082168">
      <w:pPr>
        <w:pStyle w:val="a0"/>
        <w:rPr>
          <w:lang w:eastAsia="zh"/>
        </w:rPr>
      </w:pPr>
      <w:r>
        <w:rPr>
          <w:lang w:eastAsia="zh"/>
        </w:rPr>
        <w:pict w14:anchorId="6E0F1E51">
          <v:shape id="_x0000_i1043" type="#_x0000_t75" alt="" style="width:415.5pt;height:322.5pt">
            <v:imagedata r:id="rId26" o:title="upload_post_object_v2_3320166328"/>
          </v:shape>
        </w:pict>
      </w:r>
    </w:p>
    <w:p w14:paraId="40504553" w14:textId="77777777" w:rsidR="004173D8" w:rsidRDefault="00C2593E">
      <w:pPr>
        <w:pStyle w:val="2"/>
        <w:numPr>
          <w:ilvl w:val="1"/>
          <w:numId w:val="0"/>
        </w:numPr>
        <w:rPr>
          <w:lang w:eastAsia="zh"/>
        </w:rPr>
      </w:pPr>
      <w:r>
        <w:rPr>
          <w:rFonts w:hint="eastAsia"/>
          <w:lang w:eastAsia="zh"/>
        </w:rPr>
        <w:t>3.8</w:t>
      </w:r>
      <w:r>
        <w:rPr>
          <w:rFonts w:hint="eastAsia"/>
          <w:lang w:eastAsia="zh"/>
        </w:rPr>
        <w:t>报告生成功能</w:t>
      </w:r>
    </w:p>
    <w:p w14:paraId="628065B4" w14:textId="77777777" w:rsidR="004173D8" w:rsidRDefault="00C2593E">
      <w:pPr>
        <w:pStyle w:val="a0"/>
      </w:pPr>
      <w:r>
        <w:rPr>
          <w:rFonts w:hint="eastAsia"/>
        </w:rPr>
        <w:t>数据存储设</w:t>
      </w:r>
      <w:r>
        <w:rPr>
          <w:rFonts w:hint="eastAsia"/>
        </w:rPr>
        <w:t>报告生成功能包括市场分析报告的自动生成和下载。</w:t>
      </w:r>
    </w:p>
    <w:p w14:paraId="72CAA173" w14:textId="77777777" w:rsidR="004173D8" w:rsidRDefault="00C2593E">
      <w:r>
        <w:rPr>
          <w:rFonts w:hint="eastAsia"/>
        </w:rPr>
        <w:t xml:space="preserve">3.6.1 </w:t>
      </w:r>
      <w:r>
        <w:rPr>
          <w:rFonts w:hint="eastAsia"/>
        </w:rPr>
        <w:t>市场分析报告</w:t>
      </w:r>
    </w:p>
    <w:p w14:paraId="62A0AAAB" w14:textId="77777777" w:rsidR="004173D8" w:rsidRDefault="00C2593E">
      <w:r>
        <w:rPr>
          <w:rFonts w:hint="eastAsia"/>
        </w:rPr>
        <w:t>功能描述</w:t>
      </w:r>
      <w:r>
        <w:rPr>
          <w:rFonts w:hint="eastAsia"/>
        </w:rPr>
        <w:t xml:space="preserve">: </w:t>
      </w:r>
      <w:r>
        <w:rPr>
          <w:rFonts w:hint="eastAsia"/>
        </w:rPr>
        <w:t>自动生成区域美食市场分析报告。</w:t>
      </w:r>
    </w:p>
    <w:p w14:paraId="48C03F8E" w14:textId="77777777" w:rsidR="004173D8" w:rsidRDefault="00C2593E">
      <w:r>
        <w:rPr>
          <w:rFonts w:hint="eastAsia"/>
        </w:rPr>
        <w:t>功能要求</w:t>
      </w:r>
    </w:p>
    <w:p w14:paraId="125317D6" w14:textId="77777777" w:rsidR="004173D8" w:rsidRDefault="00C2593E">
      <w:r>
        <w:rPr>
          <w:rFonts w:hint="eastAsia"/>
        </w:rPr>
        <w:t>报告内容</w:t>
      </w:r>
    </w:p>
    <w:p w14:paraId="18C619C7" w14:textId="77777777" w:rsidR="004173D8" w:rsidRDefault="00C2593E">
      <w:r>
        <w:rPr>
          <w:rFonts w:hint="eastAsia"/>
        </w:rPr>
        <w:t>市场概况：餐厅总数、平均评分、平均消费</w:t>
      </w:r>
    </w:p>
    <w:p w14:paraId="02D7A124" w14:textId="77777777" w:rsidR="004173D8" w:rsidRDefault="00C2593E">
      <w:r>
        <w:rPr>
          <w:rFonts w:hint="eastAsia"/>
        </w:rPr>
        <w:t>区域分析：商圈分布、热力图</w:t>
      </w:r>
    </w:p>
    <w:p w14:paraId="254D9E3F" w14:textId="77777777" w:rsidR="004173D8" w:rsidRDefault="00C2593E">
      <w:r>
        <w:rPr>
          <w:rFonts w:hint="eastAsia"/>
        </w:rPr>
        <w:t>菜系分析：菜系占比、菜系价格对比</w:t>
      </w:r>
    </w:p>
    <w:p w14:paraId="2DBCAB42" w14:textId="77777777" w:rsidR="004173D8" w:rsidRDefault="00C2593E">
      <w:r>
        <w:rPr>
          <w:rFonts w:hint="eastAsia"/>
        </w:rPr>
        <w:t>价格分析：价格区间分布、价格趋势</w:t>
      </w:r>
    </w:p>
    <w:p w14:paraId="3A02E1B0" w14:textId="77777777" w:rsidR="004173D8" w:rsidRDefault="00C2593E">
      <w:r>
        <w:rPr>
          <w:rFonts w:hint="eastAsia"/>
        </w:rPr>
        <w:t>口碑分析：评分分布、情感分析、热门菜品</w:t>
      </w:r>
    </w:p>
    <w:p w14:paraId="1B98E732" w14:textId="77777777" w:rsidR="004173D8" w:rsidRDefault="00C2593E">
      <w:r>
        <w:rPr>
          <w:rFonts w:hint="eastAsia"/>
        </w:rPr>
        <w:t>数据洞察：关键发现和建议</w:t>
      </w:r>
    </w:p>
    <w:p w14:paraId="53EA1CDD" w14:textId="77777777" w:rsidR="004173D8" w:rsidRDefault="004173D8"/>
    <w:p w14:paraId="576230DC" w14:textId="77777777" w:rsidR="004173D8" w:rsidRDefault="00C2593E">
      <w:r>
        <w:rPr>
          <w:rFonts w:hint="eastAsia"/>
        </w:rPr>
        <w:t>生成流程</w:t>
      </w:r>
    </w:p>
    <w:p w14:paraId="6CF95B4F" w14:textId="77777777" w:rsidR="004173D8" w:rsidRDefault="00C2593E">
      <w:r>
        <w:rPr>
          <w:rFonts w:hint="eastAsia"/>
        </w:rPr>
        <w:t>用户</w:t>
      </w:r>
      <w:r>
        <w:rPr>
          <w:rFonts w:hint="eastAsia"/>
          <w:lang w:eastAsia="zh"/>
        </w:rPr>
        <w:t>选择范围，</w:t>
      </w:r>
      <w:r>
        <w:rPr>
          <w:rFonts w:hint="eastAsia"/>
        </w:rPr>
        <w:t>提交报告生成请求</w:t>
      </w:r>
    </w:p>
    <w:p w14:paraId="3530DB6A" w14:textId="77777777" w:rsidR="004173D8" w:rsidRDefault="00C2593E">
      <w:pPr>
        <w:rPr>
          <w:lang w:eastAsia="zh"/>
        </w:rPr>
      </w:pPr>
      <w:r>
        <w:rPr>
          <w:rFonts w:hint="eastAsia"/>
          <w:lang w:eastAsia="zh"/>
        </w:rPr>
        <w:t>系统创建任务，进行数据分析</w:t>
      </w:r>
    </w:p>
    <w:p w14:paraId="2E5E32C6" w14:textId="77777777" w:rsidR="004173D8" w:rsidRDefault="00C2593E">
      <w:r>
        <w:rPr>
          <w:rFonts w:hint="eastAsia"/>
        </w:rPr>
        <w:t>生成完成后更新任务状态</w:t>
      </w:r>
    </w:p>
    <w:p w14:paraId="6ECE916C" w14:textId="77777777" w:rsidR="004173D8" w:rsidRDefault="00C2593E">
      <w:r>
        <w:rPr>
          <w:rFonts w:hint="eastAsia"/>
        </w:rPr>
        <w:t>用户可下载报告</w:t>
      </w:r>
    </w:p>
    <w:p w14:paraId="05ADBE9E" w14:textId="77777777" w:rsidR="004173D8" w:rsidRDefault="004173D8"/>
    <w:p w14:paraId="757679E7" w14:textId="77777777" w:rsidR="004173D8" w:rsidRDefault="004173D8"/>
    <w:p w14:paraId="5D2F9032" w14:textId="77777777" w:rsidR="004173D8" w:rsidRDefault="00C2593E">
      <w:pPr>
        <w:rPr>
          <w:lang w:eastAsia="zh"/>
        </w:rPr>
      </w:pPr>
      <w:r>
        <w:rPr>
          <w:rFonts w:hint="eastAsia"/>
          <w:lang w:eastAsia="zh"/>
        </w:rPr>
        <w:t>流程图如下：</w:t>
      </w:r>
    </w:p>
    <w:p w14:paraId="04BBC2FB" w14:textId="77777777" w:rsidR="004173D8" w:rsidRDefault="00082168">
      <w:pPr>
        <w:rPr>
          <w:lang w:eastAsia="zh"/>
        </w:rPr>
      </w:pPr>
      <w:r>
        <w:rPr>
          <w:lang w:eastAsia="zh"/>
        </w:rPr>
        <w:lastRenderedPageBreak/>
        <w:pict w14:anchorId="550B02E2">
          <v:shape id="_x0000_i1044" type="#_x0000_t75" alt="" style="width:274.5pt;height:653.5pt">
            <v:imagedata r:id="rId27" o:title="upload_post_object_v2_2822572823"/>
          </v:shape>
        </w:pict>
      </w:r>
    </w:p>
    <w:p w14:paraId="3233D17B" w14:textId="77777777" w:rsidR="004173D8" w:rsidRDefault="00C2593E">
      <w:pPr>
        <w:rPr>
          <w:lang w:eastAsia="zh"/>
        </w:rPr>
      </w:pPr>
      <w:r>
        <w:rPr>
          <w:rFonts w:hint="eastAsia"/>
          <w:lang w:eastAsia="zh"/>
        </w:rPr>
        <w:t>用例图如下：</w:t>
      </w:r>
    </w:p>
    <w:p w14:paraId="08F81B4D" w14:textId="77777777" w:rsidR="004173D8" w:rsidRDefault="00082168">
      <w:pPr>
        <w:rPr>
          <w:lang w:eastAsia="zh"/>
        </w:rPr>
      </w:pPr>
      <w:r>
        <w:rPr>
          <w:lang w:eastAsia="zh"/>
        </w:rPr>
        <w:lastRenderedPageBreak/>
        <w:pict w14:anchorId="227A82E0">
          <v:shape id="_x0000_i1045" type="#_x0000_t75" alt="" style="width:415pt;height:329pt">
            <v:imagedata r:id="rId28" o:title="upload_post_object_v2_1637088609"/>
          </v:shape>
        </w:pict>
      </w:r>
    </w:p>
    <w:p w14:paraId="313C149E" w14:textId="77777777" w:rsidR="004173D8" w:rsidRDefault="004173D8">
      <w:pPr>
        <w:pStyle w:val="a0"/>
      </w:pPr>
    </w:p>
    <w:p w14:paraId="68EFBB5A" w14:textId="77777777" w:rsidR="004173D8" w:rsidRDefault="00C2593E">
      <w:pPr>
        <w:pStyle w:val="2"/>
        <w:numPr>
          <w:ilvl w:val="1"/>
          <w:numId w:val="0"/>
        </w:numPr>
      </w:pPr>
      <w:bookmarkStart w:id="34" w:name="_Toc21497"/>
      <w:r>
        <w:rPr>
          <w:rFonts w:hint="eastAsia"/>
          <w:lang w:eastAsia="zh"/>
        </w:rPr>
        <w:t>3.9</w:t>
      </w:r>
      <w:r>
        <w:rPr>
          <w:rFonts w:hint="eastAsia"/>
        </w:rPr>
        <w:t>退出登录</w:t>
      </w:r>
      <w:bookmarkEnd w:id="34"/>
    </w:p>
    <w:p w14:paraId="4FF35040" w14:textId="77777777" w:rsidR="004173D8" w:rsidRDefault="00C2593E">
      <w:pPr>
        <w:ind w:firstLine="400"/>
      </w:pPr>
      <w:r>
        <w:rPr>
          <w:rFonts w:hint="eastAsia"/>
          <w:lang w:eastAsia="zh"/>
        </w:rPr>
        <w:t>退出</w:t>
      </w:r>
      <w:r>
        <w:rPr>
          <w:rFonts w:hint="eastAsia"/>
        </w:rPr>
        <w:t>登录是</w:t>
      </w:r>
      <w:r>
        <w:rPr>
          <w:rFonts w:hint="eastAsia"/>
          <w:lang w:eastAsia="zh"/>
        </w:rPr>
        <w:t>平台操作人员</w:t>
      </w:r>
      <w:r>
        <w:rPr>
          <w:rFonts w:hint="eastAsia"/>
        </w:rPr>
        <w:t>登陆后并退出的操作，整个流程如图：</w:t>
      </w:r>
    </w:p>
    <w:p w14:paraId="445A77F3" w14:textId="77777777" w:rsidR="004173D8" w:rsidRDefault="00082168">
      <w:pPr>
        <w:spacing w:beforeLines="50" w:before="156" w:line="360" w:lineRule="auto"/>
        <w:ind w:firstLine="709"/>
        <w:jc w:val="center"/>
      </w:pPr>
      <w:r>
        <w:lastRenderedPageBreak/>
        <w:pict w14:anchorId="50FB9EFF">
          <v:shape id="_x0000_i1046" type="#_x0000_t75" alt="登陆_退出流程图" style="width:126pt;height:311.5pt">
            <v:imagedata r:id="rId29" o:title="登陆_退出流程图"/>
          </v:shape>
        </w:pict>
      </w:r>
    </w:p>
    <w:p w14:paraId="5DB870CE" w14:textId="77777777" w:rsidR="004173D8" w:rsidRDefault="00C2593E">
      <w:pPr>
        <w:ind w:firstLine="400"/>
      </w:pPr>
      <w:r>
        <w:rPr>
          <w:rFonts w:hint="eastAsia"/>
        </w:rPr>
        <w:t>操作人员登录进入系统后，在执行完相关操作后，点击退出系统，执行退出系统操作，整个流程结束。在此过程中，如果存在此情况：用户同时打开了多个用户管理中心页面，那么在点击退出系统后，执行验证用户是否登录是必要的。以下其是模块的用例图：</w:t>
      </w:r>
    </w:p>
    <w:p w14:paraId="07CC6C46" w14:textId="77777777" w:rsidR="004173D8" w:rsidRDefault="004173D8">
      <w:pPr>
        <w:ind w:firstLine="400"/>
      </w:pPr>
    </w:p>
    <w:p w14:paraId="48628050" w14:textId="77777777" w:rsidR="004173D8" w:rsidRDefault="00082168">
      <w:pPr>
        <w:jc w:val="center"/>
      </w:pPr>
      <w:r>
        <w:pict w14:anchorId="600F6B62">
          <v:shape id="_x0000_i1047" type="#_x0000_t75" style="width:208.5pt;height:115.5pt">
            <v:imagedata r:id="rId30" o:title=""/>
          </v:shape>
        </w:pict>
      </w:r>
    </w:p>
    <w:p w14:paraId="05E15076" w14:textId="77777777" w:rsidR="004173D8" w:rsidRDefault="004173D8">
      <w:pPr>
        <w:pStyle w:val="a0"/>
      </w:pPr>
    </w:p>
    <w:p w14:paraId="2FD878B7" w14:textId="77777777" w:rsidR="004173D8" w:rsidRDefault="00C2593E">
      <w:pPr>
        <w:pStyle w:val="1"/>
        <w:numPr>
          <w:ilvl w:val="0"/>
          <w:numId w:val="0"/>
        </w:numPr>
      </w:pPr>
      <w:bookmarkStart w:id="35" w:name="_Toc31116"/>
      <w:r>
        <w:rPr>
          <w:rFonts w:hint="eastAsia"/>
          <w:lang w:eastAsia="zh"/>
        </w:rPr>
        <w:t>4.</w:t>
      </w:r>
      <w:r>
        <w:rPr>
          <w:rFonts w:hint="eastAsia"/>
        </w:rPr>
        <w:t>性能</w:t>
      </w:r>
      <w:bookmarkEnd w:id="35"/>
    </w:p>
    <w:p w14:paraId="1E9BC0A6" w14:textId="77777777" w:rsidR="004173D8" w:rsidRDefault="00C2593E">
      <w:pPr>
        <w:pStyle w:val="a0"/>
      </w:pPr>
      <w:r>
        <w:rPr>
          <w:rFonts w:hint="eastAsia"/>
        </w:rPr>
        <w:t>所有查询接口响应时间不超过3秒，分析接口响应时间不超过5秒。</w:t>
      </w:r>
      <w:r>
        <w:rPr>
          <w:rFonts w:hint="eastAsia"/>
        </w:rPr>
      </w:r>
      <w:r>
        <w:rPr>
          <w:rFonts w:hint="eastAsia"/>
        </w:rPr>
      </w:r>
    </w:p>
    <w:p w14:paraId="583A74AC" w14:textId="77777777" w:rsidR="004173D8" w:rsidRDefault="00C2593E">
      <w:pPr>
        <w:pStyle w:val="1"/>
        <w:numPr>
          <w:ilvl w:val="0"/>
          <w:numId w:val="0"/>
        </w:numPr>
      </w:pPr>
      <w:bookmarkStart w:id="36" w:name="_Toc578"/>
      <w:r>
        <w:rPr>
          <w:rFonts w:hint="eastAsia"/>
          <w:lang w:eastAsia="zh"/>
        </w:rPr>
        <w:t>5.</w:t>
      </w:r>
      <w:r>
        <w:rPr>
          <w:rFonts w:hint="eastAsia"/>
        </w:rPr>
        <w:t>接口</w:t>
      </w:r>
      <w:bookmarkStart w:id="37" w:name="_Toc32078"/>
      <w:bookmarkEnd w:id="36"/>
    </w:p>
    <w:p w14:paraId="559AD88E" w14:textId="77777777" w:rsidR="004173D8" w:rsidRDefault="00C2593E">
      <w:pPr>
        <w:pStyle w:val="1"/>
        <w:numPr>
          <w:ilvl w:val="0"/>
          <w:numId w:val="0"/>
        </w:numPr>
        <w:rPr>
          <w:sz w:val="24"/>
        </w:rPr>
      </w:pPr>
      <w:r>
        <w:rPr>
          <w:rFonts w:hint="eastAsia"/>
          <w:sz w:val="24"/>
          <w:lang w:eastAsia="zh"/>
        </w:rPr>
        <w:t xml:space="preserve">5.1 </w:t>
      </w:r>
      <w:r>
        <w:rPr>
          <w:rFonts w:hint="eastAsia"/>
          <w:sz w:val="24"/>
        </w:rPr>
        <w:t>软件接口</w:t>
      </w:r>
      <w:bookmarkEnd w:id="37"/>
    </w:p>
    <w:p w14:paraId="307292E8" w14:textId="77777777" w:rsidR="004173D8" w:rsidRDefault="00C2593E">
      <w:pPr>
        <w:numPr>
          <w:ilvl w:val="0"/>
          <w:numId w:val="4"/>
        </w:numPr>
      </w:pPr>
      <w:r>
        <w:rPr>
          <w:rFonts w:hint="eastAsia"/>
        </w:rPr>
        <w:t>认证接口（JWT Bearer Token）</w:t>
      </w:r>
      <w:r>
        <w:rPr>
          <w:rStyle w:val="SoDAField"/>
          <w:rFonts w:hint="eastAsia"/>
          <w:color w:val="auto"/>
        </w:rPr>
      </w: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p w14:paraId="367AA786" w14:textId="77777777" w:rsidR="004173D8" w:rsidRDefault="00C2593E">
      <w:pPr>
        <w:numPr>
          <w:ilvl w:val="0"/>
          <w:numId w:val="4"/>
        </w:numPr>
      </w:pPr>
      <w:r>
        <w:rPr>
          <w:rFonts w:hint="eastAsia"/>
        </w:rPr>
        <w:t>密码哈希（BCrypt）</w:t>
      </w:r>
      <w:r>
        <w:rPr>
          <w:rStyle w:val="SoDAField"/>
          <w:rFonts w:hint="eastAsia"/>
          <w:color w:val="auto"/>
        </w:rPr>
      </w:r>
      <w:r>
        <w:rPr>
          <w:rFonts w:hint="eastAsia"/>
        </w:rPr>
      </w:r>
      <w:r>
        <w:rPr>
          <w:rFonts w:hint="eastAsia"/>
        </w:rPr>
      </w:r>
    </w:p>
    <w:p w14:paraId="1A797FF9" w14:textId="77777777" w:rsidR="004173D8" w:rsidRDefault="00C2593E">
      <w:pPr>
        <w:numPr>
          <w:ilvl w:val="0"/>
          <w:numId w:val="4"/>
        </w:numPr>
      </w:pPr>
      <w:r>
        <w:rPr>
          <w:rFonts w:hint="eastAsia"/>
        </w:rPr>
      </w:r>
      <w:r/>
      <w:r>
        <w:rPr>
          <w:rFonts w:hint="eastAsia"/>
        </w:rPr>
      </w:r>
    </w:p>
    <w:p w14:paraId="422F2117" w14:textId="77777777" w:rsidR="004173D8" w:rsidRDefault="00C2593E">
      <w:pPr>
        <w:numPr>
          <w:ilvl w:val="0"/>
          <w:numId w:val="4"/>
        </w:numPr>
      </w:pPr>
      <w:r>
        <w:rPr>
          <w:rFonts w:hint="eastAsia"/>
        </w:rPr>
      </w:r>
      <w:r>
        <w:rPr>
          <w:rFonts w:hint="eastAsia"/>
        </w:rPr>
      </w:r>
      <w:r>
        <w:rPr>
          <w:rFonts w:hint="eastAsia"/>
        </w:rPr>
      </w:r>
    </w:p>
    <w:sectPr w:rsidR="004173D8">
      <w:headerReference w:type="default" r:id="rId31"/>
      <w:footerReference w:type="default" r:id="rId32"/>
      <w:pgSz w:w="11906" w:h="16838"/>
      <w:pgMar w:top="1440" w:right="1797" w:bottom="1440" w:left="1797" w:header="851" w:footer="992" w:gutter="0"/>
      <w:pgNumType w:start="1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8124D" w14:textId="77777777" w:rsidR="00C2593E" w:rsidRDefault="00C2593E">
      <w:pPr>
        <w:spacing w:line="240" w:lineRule="auto"/>
      </w:pPr>
      <w:r>
        <w:separator/>
      </w:r>
    </w:p>
  </w:endnote>
  <w:endnote w:type="continuationSeparator" w:id="0">
    <w:p w14:paraId="229BF919" w14:textId="77777777" w:rsidR="00C2593E" w:rsidRDefault="00C259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汉仪中等线KW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_GB2312">
    <w:altName w:val="MingLiU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48084B" w14:textId="77777777" w:rsidR="004173D8" w:rsidRDefault="00C2593E">
    <w:pPr>
      <w:pStyle w:val="ac"/>
      <w:framePr w:wrap="around" w:vAnchor="text" w:hAnchor="margin" w:xAlign="right" w:y="1"/>
      <w:rPr>
        <w:rStyle w:val="af4"/>
      </w:rPr>
    </w:pPr>
    <w:r>
      <w:fldChar w:fldCharType="begin"/>
    </w:r>
    <w:r>
      <w:rPr>
        <w:rStyle w:val="af4"/>
      </w:rPr>
      <w:instrText xml:space="preserve">PAGE  </w:instrText>
    </w:r>
    <w:r>
      <w:fldChar w:fldCharType="separate"/>
    </w:r>
    <w:r>
      <w:fldChar w:fldCharType="end"/>
    </w:r>
  </w:p>
  <w:p w14:paraId="6272EAB4" w14:textId="77777777" w:rsidR="004173D8" w:rsidRDefault="004173D8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000A5" w14:textId="77777777" w:rsidR="004173D8" w:rsidRDefault="00C2593E">
    <w:pPr>
      <w:pStyle w:val="ac"/>
      <w:ind w:right="360"/>
      <w:jc w:val="both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0203D4" w14:textId="77777777" w:rsidR="00C2593E" w:rsidRDefault="00C2593E">
      <w:pPr>
        <w:spacing w:line="240" w:lineRule="auto"/>
      </w:pPr>
      <w:r>
        <w:separator/>
      </w:r>
    </w:p>
  </w:footnote>
  <w:footnote w:type="continuationSeparator" w:id="0">
    <w:p w14:paraId="6CB68353" w14:textId="77777777" w:rsidR="00C2593E" w:rsidRDefault="00C259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6" w:space="0" w:color="auto"/>
      </w:tblBorders>
      <w:tblLayout w:type="fixed"/>
      <w:tblLook w:val="04A0" w:firstRow="1" w:lastRow="0" w:firstColumn="1" w:lastColumn="0" w:noHBand="0" w:noVBand="1"/>
    </w:tblPr>
    <w:tblGrid>
      <w:gridCol w:w="4264"/>
      <w:gridCol w:w="4264"/>
    </w:tblGrid>
    <w:tr w:rsidR="004173D8" w14:paraId="37B6752A" w14:textId="77777777">
      <w:trPr>
        <w:ins w:id="38" w:author="henry xiao" w:date="2002-07-24T15:06:00Z"/>
      </w:trPr>
      <w:tc>
        <w:tcPr>
          <w:tcW w:w="4264" w:type="dxa"/>
        </w:tcPr>
        <w:p w14:paraId="1D0B90E4" w14:textId="77777777" w:rsidR="004173D8" w:rsidRDefault="00C2593E">
          <w:pPr>
            <w:pStyle w:val="ad"/>
            <w:jc w:val="both"/>
            <w:rPr>
              <w:ins w:id="39" w:author="henry xiao" w:date="2002-07-24T15:06:00Z"/>
            </w:rPr>
          </w:pPr>
          <w:r>
            <w:rPr>
              <w:rFonts w:hint="eastAsia"/>
            </w:rPr>
            <w:t>软件需求规约</w:t>
          </w:r>
        </w:p>
      </w:tc>
      <w:tc>
        <w:tcPr>
          <w:tcW w:w="4264" w:type="dxa"/>
        </w:tcPr>
        <w:p w14:paraId="5FC22FF3" w14:textId="77777777" w:rsidR="004173D8" w:rsidRDefault="00C2593E">
          <w:pPr>
            <w:pStyle w:val="ad"/>
            <w:jc w:val="right"/>
            <w:rPr>
              <w:ins w:id="40" w:author="henry xiao" w:date="2002-07-24T15:06:00Z"/>
            </w:rPr>
          </w:pPr>
          <w:ins w:id="41" w:author="henry xiao" w:date="2002-08-08T16:39:00Z"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DOCPROPERTY "</w:instrText>
            </w:r>
            <w:r>
              <w:rPr>
                <w:rFonts w:hint="eastAsia"/>
              </w:rPr>
              <w:instrText>项目名称</w:instrText>
            </w:r>
            <w:r>
              <w:rPr>
                <w:rFonts w:hint="eastAsia"/>
              </w:rPr>
              <w:instrText>"  \* MERGEFORMAT</w:instrText>
            </w:r>
            <w:r>
              <w:instrText xml:space="preserve"> </w:instrText>
            </w:r>
          </w:ins>
          <w:r>
            <w:fldChar w:fldCharType="separate"/>
          </w:r>
          <w:r>
            <w:rPr>
              <w:rFonts w:hint="eastAsia"/>
            </w:rPr>
            <w:t>&lt;</w:t>
          </w:r>
          <w:r>
            <w:rPr>
              <w:rFonts w:hint="eastAsia"/>
            </w:rPr>
            <w:t>虚拟仿真实训教学管理及资源共享云平台</w:t>
          </w:r>
          <w:r>
            <w:rPr>
              <w:rFonts w:hint="eastAsia"/>
            </w:rPr>
            <w:t>&gt;</w:t>
          </w:r>
          <w:ins w:id="42" w:author="henry xiao" w:date="2002-08-08T16:39:00Z">
            <w:r>
              <w:fldChar w:fldCharType="end"/>
            </w:r>
          </w:ins>
        </w:p>
      </w:tc>
    </w:tr>
  </w:tbl>
  <w:p w14:paraId="6DB997B5" w14:textId="77777777" w:rsidR="004173D8" w:rsidRDefault="004173D8">
    <w:pPr>
      <w:pStyle w:val="ad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FED1C4"/>
    <w:multiLevelType w:val="singleLevel"/>
    <w:tmpl w:val="F7FED1C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0000006"/>
    <w:multiLevelType w:val="multilevel"/>
    <w:tmpl w:val="00000006"/>
    <w:lvl w:ilvl="0">
      <w:start w:val="1"/>
      <w:numFmt w:val="decimal"/>
      <w:pStyle w:val="1"/>
      <w:lvlText w:val="%1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left" w:pos="0"/>
        </w:tabs>
        <w:ind w:left="0" w:firstLine="0"/>
      </w:p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2" w15:restartNumberingAfterBreak="0">
    <w:nsid w:val="0000000A"/>
    <w:multiLevelType w:val="multilevel"/>
    <w:tmpl w:val="0000000A"/>
    <w:lvl w:ilvl="0">
      <w:start w:val="1"/>
      <w:numFmt w:val="lowerLetter"/>
      <w:lvlText w:val="%1."/>
      <w:lvlJc w:val="left"/>
      <w:pPr>
        <w:tabs>
          <w:tab w:val="left" w:pos="845"/>
        </w:tabs>
        <w:ind w:left="845" w:hanging="420"/>
      </w:pPr>
      <w:rPr>
        <w:rFonts w:hint="eastAsia"/>
      </w:rPr>
    </w:lvl>
    <w:lvl w:ilvl="1">
      <w:start w:val="3"/>
      <w:numFmt w:val="decimal"/>
      <w:lvlText w:val="%2"/>
      <w:lvlJc w:val="left"/>
      <w:pPr>
        <w:tabs>
          <w:tab w:val="left" w:pos="780"/>
        </w:tabs>
        <w:ind w:left="780" w:hanging="360"/>
      </w:pPr>
      <w:rPr>
        <w:rFonts w:hint="default"/>
      </w:rPr>
    </w:lvl>
    <w:lvl w:ilvl="2">
      <w:start w:val="1"/>
      <w:numFmt w:val="decimal"/>
      <w:lvlText w:val="%3、"/>
      <w:lvlJc w:val="left"/>
      <w:pPr>
        <w:tabs>
          <w:tab w:val="left" w:pos="1200"/>
        </w:tabs>
        <w:ind w:left="12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554"/>
        </w:tabs>
        <w:ind w:left="1554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1554"/>
        </w:tabs>
        <w:ind w:left="1554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439978F9"/>
    <w:multiLevelType w:val="multilevel"/>
    <w:tmpl w:val="439978F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964114935">
    <w:abstractNumId w:val="1"/>
  </w:num>
  <w:num w:numId="2" w16cid:durableId="1128091399">
    <w:abstractNumId w:val="2"/>
  </w:num>
  <w:num w:numId="3" w16cid:durableId="1518886208">
    <w:abstractNumId w:val="0"/>
  </w:num>
  <w:num w:numId="4" w16cid:durableId="1462109295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henry xiao">
    <w15:presenceInfo w15:providerId="None" w15:userId="henry xia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ThmYTM1MWE1ZmFhODlhYTYzNGM1ZjUyZDg5ZGU5MWIifQ=="/>
  </w:docVars>
  <w:rsids>
    <w:rsidRoot w:val="00172A27"/>
    <w:rsid w:val="855A2662"/>
    <w:rsid w:val="8DFD1636"/>
    <w:rsid w:val="97FC1FF0"/>
    <w:rsid w:val="9DBF7006"/>
    <w:rsid w:val="AF37310D"/>
    <w:rsid w:val="B9D75539"/>
    <w:rsid w:val="BBF9FF1E"/>
    <w:rsid w:val="BFA2FF20"/>
    <w:rsid w:val="BFBFBC41"/>
    <w:rsid w:val="BFFF01B7"/>
    <w:rsid w:val="C8564B0F"/>
    <w:rsid w:val="CBBA0ADF"/>
    <w:rsid w:val="CBFB278C"/>
    <w:rsid w:val="D7186A04"/>
    <w:rsid w:val="D7FFB2AC"/>
    <w:rsid w:val="DB3FE5E6"/>
    <w:rsid w:val="DBEE88B9"/>
    <w:rsid w:val="DF1F2C12"/>
    <w:rsid w:val="DFBF1310"/>
    <w:rsid w:val="DFDD1CF3"/>
    <w:rsid w:val="E6C8C9D9"/>
    <w:rsid w:val="E7F66993"/>
    <w:rsid w:val="EBFCBC03"/>
    <w:rsid w:val="ED9F838D"/>
    <w:rsid w:val="EF6B9327"/>
    <w:rsid w:val="EFBFDC37"/>
    <w:rsid w:val="EFFF00CF"/>
    <w:rsid w:val="F36EA46D"/>
    <w:rsid w:val="F50F6D2B"/>
    <w:rsid w:val="F5DFAF2A"/>
    <w:rsid w:val="F5EE23FE"/>
    <w:rsid w:val="F5FF0C0D"/>
    <w:rsid w:val="F75F0DA3"/>
    <w:rsid w:val="F77AB23F"/>
    <w:rsid w:val="F7FF9700"/>
    <w:rsid w:val="F8EFC3C2"/>
    <w:rsid w:val="F9FD417C"/>
    <w:rsid w:val="FAFF6087"/>
    <w:rsid w:val="FB0CC0B4"/>
    <w:rsid w:val="FBDE0857"/>
    <w:rsid w:val="FBE730E3"/>
    <w:rsid w:val="FC774242"/>
    <w:rsid w:val="FCBF1C05"/>
    <w:rsid w:val="FDF6828A"/>
    <w:rsid w:val="FDFB0CE1"/>
    <w:rsid w:val="FE7F54CA"/>
    <w:rsid w:val="FF3EC83D"/>
    <w:rsid w:val="FF3F7BC6"/>
    <w:rsid w:val="FF558745"/>
    <w:rsid w:val="FF8B6EB9"/>
    <w:rsid w:val="FFA5FA3F"/>
    <w:rsid w:val="FFB7B3C7"/>
    <w:rsid w:val="FFD3BF88"/>
    <w:rsid w:val="FFEA636A"/>
    <w:rsid w:val="FFF1C2B2"/>
    <w:rsid w:val="FFF722D9"/>
    <w:rsid w:val="FFFD684D"/>
    <w:rsid w:val="FFFD9EF2"/>
    <w:rsid w:val="FFFFD5B9"/>
    <w:rsid w:val="0000211A"/>
    <w:rsid w:val="00013B24"/>
    <w:rsid w:val="00016952"/>
    <w:rsid w:val="00022F5C"/>
    <w:rsid w:val="00023B02"/>
    <w:rsid w:val="00035ED6"/>
    <w:rsid w:val="00036CB6"/>
    <w:rsid w:val="00043FA8"/>
    <w:rsid w:val="00046C81"/>
    <w:rsid w:val="00046E75"/>
    <w:rsid w:val="000535C3"/>
    <w:rsid w:val="00075CCB"/>
    <w:rsid w:val="00082168"/>
    <w:rsid w:val="00085639"/>
    <w:rsid w:val="000A4C29"/>
    <w:rsid w:val="000A60AF"/>
    <w:rsid w:val="000C0D9E"/>
    <w:rsid w:val="000D1042"/>
    <w:rsid w:val="000D1503"/>
    <w:rsid w:val="000D1CCA"/>
    <w:rsid w:val="00102BDB"/>
    <w:rsid w:val="001066FF"/>
    <w:rsid w:val="00112A99"/>
    <w:rsid w:val="00115349"/>
    <w:rsid w:val="0012275F"/>
    <w:rsid w:val="00125D73"/>
    <w:rsid w:val="00132D37"/>
    <w:rsid w:val="0013324C"/>
    <w:rsid w:val="00142485"/>
    <w:rsid w:val="00142809"/>
    <w:rsid w:val="00166E16"/>
    <w:rsid w:val="00172A27"/>
    <w:rsid w:val="00176A33"/>
    <w:rsid w:val="00186DC6"/>
    <w:rsid w:val="00192869"/>
    <w:rsid w:val="00192E52"/>
    <w:rsid w:val="001A7B9D"/>
    <w:rsid w:val="001B1FE1"/>
    <w:rsid w:val="001B556F"/>
    <w:rsid w:val="001C5D10"/>
    <w:rsid w:val="001C6A7D"/>
    <w:rsid w:val="001E0E26"/>
    <w:rsid w:val="001E3D71"/>
    <w:rsid w:val="001F65B9"/>
    <w:rsid w:val="002118E6"/>
    <w:rsid w:val="002121C5"/>
    <w:rsid w:val="00212C9C"/>
    <w:rsid w:val="002253BB"/>
    <w:rsid w:val="002316B9"/>
    <w:rsid w:val="002346C4"/>
    <w:rsid w:val="0024031D"/>
    <w:rsid w:val="00241C35"/>
    <w:rsid w:val="0024650D"/>
    <w:rsid w:val="0027242E"/>
    <w:rsid w:val="002806C7"/>
    <w:rsid w:val="00285D13"/>
    <w:rsid w:val="002871A1"/>
    <w:rsid w:val="00295704"/>
    <w:rsid w:val="002A52B0"/>
    <w:rsid w:val="002A6011"/>
    <w:rsid w:val="002A6A31"/>
    <w:rsid w:val="002B02D0"/>
    <w:rsid w:val="002D394F"/>
    <w:rsid w:val="00312E73"/>
    <w:rsid w:val="00317260"/>
    <w:rsid w:val="003234CF"/>
    <w:rsid w:val="00323BC1"/>
    <w:rsid w:val="00337565"/>
    <w:rsid w:val="00353D82"/>
    <w:rsid w:val="00362799"/>
    <w:rsid w:val="00366081"/>
    <w:rsid w:val="00367638"/>
    <w:rsid w:val="00374EB5"/>
    <w:rsid w:val="003774C7"/>
    <w:rsid w:val="003952A6"/>
    <w:rsid w:val="003B206D"/>
    <w:rsid w:val="003C1106"/>
    <w:rsid w:val="003C2037"/>
    <w:rsid w:val="003C7A01"/>
    <w:rsid w:val="003D7E3F"/>
    <w:rsid w:val="00401351"/>
    <w:rsid w:val="004173D8"/>
    <w:rsid w:val="004179F9"/>
    <w:rsid w:val="004222E8"/>
    <w:rsid w:val="00430537"/>
    <w:rsid w:val="004407D2"/>
    <w:rsid w:val="00455FAF"/>
    <w:rsid w:val="0045644B"/>
    <w:rsid w:val="00462E0E"/>
    <w:rsid w:val="004639B1"/>
    <w:rsid w:val="00464740"/>
    <w:rsid w:val="00476C81"/>
    <w:rsid w:val="00477E56"/>
    <w:rsid w:val="00485336"/>
    <w:rsid w:val="00491E01"/>
    <w:rsid w:val="004972DE"/>
    <w:rsid w:val="004A48B4"/>
    <w:rsid w:val="004A6B81"/>
    <w:rsid w:val="004B1BED"/>
    <w:rsid w:val="004D226D"/>
    <w:rsid w:val="004E7143"/>
    <w:rsid w:val="004F6B8D"/>
    <w:rsid w:val="00505818"/>
    <w:rsid w:val="00527A8A"/>
    <w:rsid w:val="005351BA"/>
    <w:rsid w:val="00574B0F"/>
    <w:rsid w:val="0058241B"/>
    <w:rsid w:val="00596A64"/>
    <w:rsid w:val="005A7BF5"/>
    <w:rsid w:val="005B49AF"/>
    <w:rsid w:val="005B791B"/>
    <w:rsid w:val="005C13B7"/>
    <w:rsid w:val="005D3B37"/>
    <w:rsid w:val="005E588C"/>
    <w:rsid w:val="005E7FA4"/>
    <w:rsid w:val="005F5191"/>
    <w:rsid w:val="005F6A3D"/>
    <w:rsid w:val="00603025"/>
    <w:rsid w:val="0061045C"/>
    <w:rsid w:val="00622373"/>
    <w:rsid w:val="0062321A"/>
    <w:rsid w:val="0062769E"/>
    <w:rsid w:val="00630EBC"/>
    <w:rsid w:val="00632E62"/>
    <w:rsid w:val="00662461"/>
    <w:rsid w:val="0067435D"/>
    <w:rsid w:val="00677349"/>
    <w:rsid w:val="00693611"/>
    <w:rsid w:val="006A2E1F"/>
    <w:rsid w:val="006A3DF5"/>
    <w:rsid w:val="006D7AA2"/>
    <w:rsid w:val="006F21D0"/>
    <w:rsid w:val="0071038B"/>
    <w:rsid w:val="00725788"/>
    <w:rsid w:val="00733EB4"/>
    <w:rsid w:val="00740E0F"/>
    <w:rsid w:val="00742529"/>
    <w:rsid w:val="0074665E"/>
    <w:rsid w:val="00747144"/>
    <w:rsid w:val="00757FE9"/>
    <w:rsid w:val="0078128A"/>
    <w:rsid w:val="0078289E"/>
    <w:rsid w:val="0079506B"/>
    <w:rsid w:val="007A2FA3"/>
    <w:rsid w:val="007A5345"/>
    <w:rsid w:val="007B6B0C"/>
    <w:rsid w:val="007C7D9A"/>
    <w:rsid w:val="007F17FA"/>
    <w:rsid w:val="00845178"/>
    <w:rsid w:val="008541BA"/>
    <w:rsid w:val="00870FA1"/>
    <w:rsid w:val="0087765C"/>
    <w:rsid w:val="00881583"/>
    <w:rsid w:val="008A267D"/>
    <w:rsid w:val="008A7224"/>
    <w:rsid w:val="008B6ED2"/>
    <w:rsid w:val="008C7B38"/>
    <w:rsid w:val="008D120C"/>
    <w:rsid w:val="008F3531"/>
    <w:rsid w:val="00905EBF"/>
    <w:rsid w:val="00915EA9"/>
    <w:rsid w:val="00916F87"/>
    <w:rsid w:val="00920030"/>
    <w:rsid w:val="009245D5"/>
    <w:rsid w:val="0092621E"/>
    <w:rsid w:val="009279B6"/>
    <w:rsid w:val="009363A0"/>
    <w:rsid w:val="0094670E"/>
    <w:rsid w:val="00956006"/>
    <w:rsid w:val="009568E0"/>
    <w:rsid w:val="00965551"/>
    <w:rsid w:val="0097292C"/>
    <w:rsid w:val="00975BC8"/>
    <w:rsid w:val="00984E6C"/>
    <w:rsid w:val="00996E65"/>
    <w:rsid w:val="009B4E1B"/>
    <w:rsid w:val="009B5BF6"/>
    <w:rsid w:val="009C580D"/>
    <w:rsid w:val="009C5BF6"/>
    <w:rsid w:val="009C6326"/>
    <w:rsid w:val="009D41F5"/>
    <w:rsid w:val="009F21E2"/>
    <w:rsid w:val="009F2250"/>
    <w:rsid w:val="009F60B2"/>
    <w:rsid w:val="00A118B4"/>
    <w:rsid w:val="00A20371"/>
    <w:rsid w:val="00A23BAE"/>
    <w:rsid w:val="00A33EE0"/>
    <w:rsid w:val="00A34867"/>
    <w:rsid w:val="00A367E1"/>
    <w:rsid w:val="00A61D58"/>
    <w:rsid w:val="00A66849"/>
    <w:rsid w:val="00A7632D"/>
    <w:rsid w:val="00AA2306"/>
    <w:rsid w:val="00AB51A7"/>
    <w:rsid w:val="00AF5E30"/>
    <w:rsid w:val="00B07D2D"/>
    <w:rsid w:val="00B10C5D"/>
    <w:rsid w:val="00B11CE9"/>
    <w:rsid w:val="00B14894"/>
    <w:rsid w:val="00B20D1C"/>
    <w:rsid w:val="00B41A38"/>
    <w:rsid w:val="00B42644"/>
    <w:rsid w:val="00B4282B"/>
    <w:rsid w:val="00B54E17"/>
    <w:rsid w:val="00B553FE"/>
    <w:rsid w:val="00B656D7"/>
    <w:rsid w:val="00B66F7B"/>
    <w:rsid w:val="00B8145B"/>
    <w:rsid w:val="00B87A54"/>
    <w:rsid w:val="00BA46E0"/>
    <w:rsid w:val="00BA4D7E"/>
    <w:rsid w:val="00BA7001"/>
    <w:rsid w:val="00BE4461"/>
    <w:rsid w:val="00BF088E"/>
    <w:rsid w:val="00BF44CD"/>
    <w:rsid w:val="00BF6438"/>
    <w:rsid w:val="00C057F2"/>
    <w:rsid w:val="00C105C8"/>
    <w:rsid w:val="00C179FC"/>
    <w:rsid w:val="00C22052"/>
    <w:rsid w:val="00C2593E"/>
    <w:rsid w:val="00C26398"/>
    <w:rsid w:val="00C45325"/>
    <w:rsid w:val="00C4762E"/>
    <w:rsid w:val="00C4785D"/>
    <w:rsid w:val="00C5071F"/>
    <w:rsid w:val="00C73BDC"/>
    <w:rsid w:val="00C759D2"/>
    <w:rsid w:val="00C823FA"/>
    <w:rsid w:val="00C83E24"/>
    <w:rsid w:val="00C92B40"/>
    <w:rsid w:val="00C95014"/>
    <w:rsid w:val="00C961AD"/>
    <w:rsid w:val="00C9725D"/>
    <w:rsid w:val="00CB395B"/>
    <w:rsid w:val="00CE66E0"/>
    <w:rsid w:val="00CF2972"/>
    <w:rsid w:val="00D035CF"/>
    <w:rsid w:val="00D07969"/>
    <w:rsid w:val="00D13644"/>
    <w:rsid w:val="00D14F2E"/>
    <w:rsid w:val="00D24D83"/>
    <w:rsid w:val="00D25A80"/>
    <w:rsid w:val="00D25EF0"/>
    <w:rsid w:val="00D43E5A"/>
    <w:rsid w:val="00D47EC6"/>
    <w:rsid w:val="00D7351C"/>
    <w:rsid w:val="00D853B6"/>
    <w:rsid w:val="00D92356"/>
    <w:rsid w:val="00D97BFC"/>
    <w:rsid w:val="00DC02D7"/>
    <w:rsid w:val="00DC5DE9"/>
    <w:rsid w:val="00DD26CA"/>
    <w:rsid w:val="00DE554B"/>
    <w:rsid w:val="00DE631A"/>
    <w:rsid w:val="00E03FF9"/>
    <w:rsid w:val="00E160F2"/>
    <w:rsid w:val="00E24809"/>
    <w:rsid w:val="00E279DA"/>
    <w:rsid w:val="00E3097F"/>
    <w:rsid w:val="00E4280D"/>
    <w:rsid w:val="00E43174"/>
    <w:rsid w:val="00E44DDB"/>
    <w:rsid w:val="00E45724"/>
    <w:rsid w:val="00E476D3"/>
    <w:rsid w:val="00E52140"/>
    <w:rsid w:val="00E5329D"/>
    <w:rsid w:val="00E62E8B"/>
    <w:rsid w:val="00E66DB7"/>
    <w:rsid w:val="00E769A4"/>
    <w:rsid w:val="00E82201"/>
    <w:rsid w:val="00EA686C"/>
    <w:rsid w:val="00EB0B0C"/>
    <w:rsid w:val="00EB180A"/>
    <w:rsid w:val="00EB1C9E"/>
    <w:rsid w:val="00EB570D"/>
    <w:rsid w:val="00EB7D53"/>
    <w:rsid w:val="00EC060A"/>
    <w:rsid w:val="00EC6885"/>
    <w:rsid w:val="00ED7B36"/>
    <w:rsid w:val="00EF708E"/>
    <w:rsid w:val="00F02405"/>
    <w:rsid w:val="00F36ED6"/>
    <w:rsid w:val="00F37822"/>
    <w:rsid w:val="00F43BF6"/>
    <w:rsid w:val="00F53320"/>
    <w:rsid w:val="00F65F51"/>
    <w:rsid w:val="00F70FF4"/>
    <w:rsid w:val="00F754AE"/>
    <w:rsid w:val="00F8134C"/>
    <w:rsid w:val="00F93824"/>
    <w:rsid w:val="00FA32EF"/>
    <w:rsid w:val="00FA5F75"/>
    <w:rsid w:val="00FC3EAC"/>
    <w:rsid w:val="00FD425E"/>
    <w:rsid w:val="00FD4281"/>
    <w:rsid w:val="00FE502B"/>
    <w:rsid w:val="00FE73B1"/>
    <w:rsid w:val="00FF423F"/>
    <w:rsid w:val="07435EB7"/>
    <w:rsid w:val="093E7D15"/>
    <w:rsid w:val="0D3C2A75"/>
    <w:rsid w:val="0EBB70C4"/>
    <w:rsid w:val="10CD30DE"/>
    <w:rsid w:val="11705BEF"/>
    <w:rsid w:val="118653FD"/>
    <w:rsid w:val="19F7181F"/>
    <w:rsid w:val="1C0A0E84"/>
    <w:rsid w:val="1C7F5E6E"/>
    <w:rsid w:val="1D9535F5"/>
    <w:rsid w:val="1FBFE797"/>
    <w:rsid w:val="1FFD5160"/>
    <w:rsid w:val="256D2425"/>
    <w:rsid w:val="285D4AB6"/>
    <w:rsid w:val="2AD64042"/>
    <w:rsid w:val="2BD3E607"/>
    <w:rsid w:val="2ED52AFF"/>
    <w:rsid w:val="32FA4678"/>
    <w:rsid w:val="38BE0679"/>
    <w:rsid w:val="39C20CBF"/>
    <w:rsid w:val="3AA61F44"/>
    <w:rsid w:val="3BA70D39"/>
    <w:rsid w:val="3BB27E9E"/>
    <w:rsid w:val="3BBEC41F"/>
    <w:rsid w:val="3BEF1A29"/>
    <w:rsid w:val="3CC436D8"/>
    <w:rsid w:val="3DADC40C"/>
    <w:rsid w:val="3E7F45EC"/>
    <w:rsid w:val="3FD158BB"/>
    <w:rsid w:val="3FFDCC51"/>
    <w:rsid w:val="3FFF2E6D"/>
    <w:rsid w:val="46477A59"/>
    <w:rsid w:val="46DF0E9A"/>
    <w:rsid w:val="46EDDF3E"/>
    <w:rsid w:val="47ECC3FB"/>
    <w:rsid w:val="488040A6"/>
    <w:rsid w:val="48F61CA4"/>
    <w:rsid w:val="498D03AC"/>
    <w:rsid w:val="4A477482"/>
    <w:rsid w:val="4B4C6E6A"/>
    <w:rsid w:val="4BCFB6B1"/>
    <w:rsid w:val="4C0D429C"/>
    <w:rsid w:val="4C4F4010"/>
    <w:rsid w:val="4FEFEBA1"/>
    <w:rsid w:val="51B7E73F"/>
    <w:rsid w:val="52713216"/>
    <w:rsid w:val="52EB1306"/>
    <w:rsid w:val="53F3D473"/>
    <w:rsid w:val="5C8C51C9"/>
    <w:rsid w:val="5EF4C36A"/>
    <w:rsid w:val="5F396A64"/>
    <w:rsid w:val="5F571ABE"/>
    <w:rsid w:val="5F97A0A6"/>
    <w:rsid w:val="5FD76CD5"/>
    <w:rsid w:val="5FDBF073"/>
    <w:rsid w:val="61A134C4"/>
    <w:rsid w:val="65ED0C3D"/>
    <w:rsid w:val="65FCCDFD"/>
    <w:rsid w:val="669614A5"/>
    <w:rsid w:val="672257DF"/>
    <w:rsid w:val="67E22D65"/>
    <w:rsid w:val="67EE95BA"/>
    <w:rsid w:val="69EC5ECF"/>
    <w:rsid w:val="6ADB8B68"/>
    <w:rsid w:val="6BBBEC23"/>
    <w:rsid w:val="6BDFF1DF"/>
    <w:rsid w:val="6CBF649B"/>
    <w:rsid w:val="6D72356A"/>
    <w:rsid w:val="6E422DFE"/>
    <w:rsid w:val="6EB72D92"/>
    <w:rsid w:val="6EBD5154"/>
    <w:rsid w:val="6EEE3583"/>
    <w:rsid w:val="6F95CE2D"/>
    <w:rsid w:val="6FBC98B9"/>
    <w:rsid w:val="6FDFF87B"/>
    <w:rsid w:val="6FF7DEE9"/>
    <w:rsid w:val="738F5872"/>
    <w:rsid w:val="75152970"/>
    <w:rsid w:val="75AD0232"/>
    <w:rsid w:val="75BAEDA9"/>
    <w:rsid w:val="76FDAD64"/>
    <w:rsid w:val="77778EE6"/>
    <w:rsid w:val="77FBF461"/>
    <w:rsid w:val="7883527A"/>
    <w:rsid w:val="78BFD5C4"/>
    <w:rsid w:val="79FE2F62"/>
    <w:rsid w:val="7AE61F01"/>
    <w:rsid w:val="7AFDC02F"/>
    <w:rsid w:val="7B0624FC"/>
    <w:rsid w:val="7B771245"/>
    <w:rsid w:val="7BAF9ABC"/>
    <w:rsid w:val="7BBF782F"/>
    <w:rsid w:val="7C194CA4"/>
    <w:rsid w:val="7DABDA5B"/>
    <w:rsid w:val="7DCF4392"/>
    <w:rsid w:val="7E7C1768"/>
    <w:rsid w:val="7F736505"/>
    <w:rsid w:val="7F7DC6A4"/>
    <w:rsid w:val="7F9B1343"/>
    <w:rsid w:val="7FCF4943"/>
    <w:rsid w:val="7FCFE1A3"/>
    <w:rsid w:val="7FDE607E"/>
    <w:rsid w:val="7FDFB005"/>
    <w:rsid w:val="7FEC753B"/>
    <w:rsid w:val="7FEF5B07"/>
    <w:rsid w:val="7FF76BF3"/>
    <w:rsid w:val="7FF92564"/>
    <w:rsid w:val="7FFD8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9721C5"/>
  <w15:docId w15:val="{4EEE2BA5-D9A3-4A63-8348-808A729F4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等线" w:hAnsi="Aptos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 w:qFormat="1"/>
    <w:lsdException w:name="toc 2" w:uiPriority="39" w:qFormat="1"/>
    <w:lsdException w:name="toc 3" w:uiPriority="39" w:qFormat="1"/>
    <w:lsdException w:name="toc 4" w:uiPriority="39" w:qFormat="1"/>
    <w:lsdException w:name="toc 5" w:uiPriority="39" w:qFormat="1"/>
    <w:lsdException w:name="toc 6" w:uiPriority="39" w:qFormat="1"/>
    <w:lsdException w:name="toc 7" w:uiPriority="39" w:qFormat="1"/>
    <w:lsdException w:name="toc 8" w:uiPriority="39" w:qFormat="1"/>
    <w:lsdException w:name="toc 9" w:uiPriority="39" w:qFormat="1"/>
    <w:lsdException w:name="Normal Indent" w:qFormat="1"/>
    <w:lsdException w:name="footnote text" w:qFormat="1"/>
    <w:lsdException w:name="annotation text" w:qFormat="1"/>
    <w:lsdException w:name="header" w:qFormat="1"/>
    <w:lsdException w:name="footer" w:qFormat="1"/>
    <w:lsdException w:name="caption" w:qFormat="1"/>
    <w:lsdException w:name="footnote reference" w:qFormat="1"/>
    <w:lsdException w:name="annotation reference" w:qFormat="1"/>
    <w:lsdException w:name="page number" w:qFormat="1"/>
    <w:lsdException w:name="Title" w:qFormat="1"/>
    <w:lsdException w:name="Default Paragraph Font" w:qFormat="1"/>
    <w:lsdException w:name="Body Text" w:qFormat="1"/>
    <w:lsdException w:name="Body Text Indent" w:qFormat="1"/>
    <w:lsdException w:name="Subtitle" w:qFormat="1"/>
    <w:lsdException w:name="Date" w:qFormat="1"/>
    <w:lsdException w:name="Body Text Indent 2" w:qFormat="1"/>
    <w:lsdException w:name="Body Text Indent 3" w:qFormat="1"/>
    <w:lsdException w:name="Hyperlink" w:uiPriority="99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spacing w:line="240" w:lineRule="atLeast"/>
    </w:pPr>
    <w:rPr>
      <w:rFonts w:ascii="Arial" w:eastAsia="宋体" w:hAnsi="Arial"/>
      <w:snapToGrid w:val="0"/>
    </w:rPr>
  </w:style>
  <w:style w:type="paragraph" w:styleId="1">
    <w:name w:val="heading 1"/>
    <w:basedOn w:val="a"/>
    <w:next w:val="a0"/>
    <w:qFormat/>
    <w:pPr>
      <w:keepNext/>
      <w:numPr>
        <w:numId w:val="1"/>
      </w:numPr>
      <w:spacing w:before="120" w:after="60"/>
      <w:outlineLvl w:val="0"/>
    </w:pPr>
    <w:rPr>
      <w:b/>
      <w:sz w:val="32"/>
    </w:rPr>
  </w:style>
  <w:style w:type="paragraph" w:styleId="2">
    <w:name w:val="heading 2"/>
    <w:basedOn w:val="1"/>
    <w:next w:val="a0"/>
    <w:qFormat/>
    <w:pPr>
      <w:numPr>
        <w:ilvl w:val="1"/>
      </w:numPr>
      <w:outlineLvl w:val="1"/>
    </w:pPr>
    <w:rPr>
      <w:sz w:val="24"/>
    </w:rPr>
  </w:style>
  <w:style w:type="paragraph" w:styleId="3">
    <w:name w:val="heading 3"/>
    <w:basedOn w:val="1"/>
    <w:next w:val="a0"/>
    <w:link w:val="30"/>
    <w:qFormat/>
    <w:pPr>
      <w:numPr>
        <w:ilvl w:val="2"/>
      </w:numPr>
      <w:outlineLvl w:val="2"/>
    </w:pPr>
    <w:rPr>
      <w:b w:val="0"/>
      <w:i/>
      <w:sz w:val="21"/>
    </w:rPr>
  </w:style>
  <w:style w:type="paragraph" w:styleId="4">
    <w:name w:val="heading 4"/>
    <w:basedOn w:val="1"/>
    <w:next w:val="a0"/>
    <w:link w:val="40"/>
    <w:qFormat/>
    <w:pPr>
      <w:numPr>
        <w:ilvl w:val="3"/>
      </w:numPr>
      <w:spacing w:before="60"/>
      <w:outlineLvl w:val="3"/>
    </w:pPr>
    <w:rPr>
      <w:b w:val="0"/>
      <w:sz w:val="20"/>
    </w:rPr>
  </w:style>
  <w:style w:type="paragraph" w:styleId="5">
    <w:name w:val="heading 5"/>
    <w:basedOn w:val="a"/>
    <w:next w:val="a0"/>
    <w:qFormat/>
    <w:pPr>
      <w:numPr>
        <w:ilvl w:val="4"/>
        <w:numId w:val="1"/>
      </w:numPr>
      <w:spacing w:before="60" w:after="60"/>
      <w:outlineLvl w:val="4"/>
    </w:pPr>
    <w:rPr>
      <w:i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60" w:after="60"/>
      <w:outlineLvl w:val="5"/>
    </w:p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60" w:after="60"/>
      <w:outlineLvl w:val="6"/>
    </w:pPr>
    <w:rPr>
      <w:i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next w:val="a"/>
    <w:link w:val="a4"/>
    <w:qFormat/>
    <w:pPr>
      <w:keepLines/>
      <w:spacing w:before="40" w:after="40"/>
      <w:ind w:left="720"/>
    </w:pPr>
  </w:style>
  <w:style w:type="paragraph" w:styleId="TOC7">
    <w:name w:val="toc 7"/>
    <w:basedOn w:val="a"/>
    <w:next w:val="a"/>
    <w:uiPriority w:val="39"/>
    <w:qFormat/>
    <w:pPr>
      <w:ind w:left="1200"/>
    </w:pPr>
  </w:style>
  <w:style w:type="paragraph" w:styleId="a5">
    <w:name w:val="Normal Indent"/>
    <w:basedOn w:val="a"/>
    <w:qFormat/>
    <w:pPr>
      <w:ind w:left="900" w:hanging="900"/>
    </w:pPr>
  </w:style>
  <w:style w:type="paragraph" w:styleId="a6">
    <w:name w:val="caption"/>
    <w:basedOn w:val="a0"/>
    <w:next w:val="a"/>
    <w:qFormat/>
    <w:rPr>
      <w:rFonts w:eastAsia="Arial"/>
      <w:i/>
    </w:rPr>
  </w:style>
  <w:style w:type="paragraph" w:styleId="a7">
    <w:name w:val="Document Map"/>
    <w:basedOn w:val="a"/>
    <w:qFormat/>
    <w:pPr>
      <w:shd w:val="clear" w:color="auto" w:fill="000080"/>
    </w:pPr>
  </w:style>
  <w:style w:type="paragraph" w:styleId="a8">
    <w:name w:val="annotation text"/>
    <w:basedOn w:val="a"/>
    <w:qFormat/>
  </w:style>
  <w:style w:type="paragraph" w:styleId="a9">
    <w:name w:val="Body Text Indent"/>
    <w:basedOn w:val="a"/>
    <w:qFormat/>
    <w:pPr>
      <w:ind w:left="720"/>
    </w:pPr>
    <w:rPr>
      <w:i/>
      <w:color w:val="0000FF"/>
      <w:u w:val="single"/>
    </w:rPr>
  </w:style>
  <w:style w:type="paragraph" w:styleId="TOC5">
    <w:name w:val="toc 5"/>
    <w:basedOn w:val="a"/>
    <w:next w:val="a"/>
    <w:uiPriority w:val="39"/>
    <w:qFormat/>
    <w:pPr>
      <w:ind w:left="800"/>
    </w:pPr>
  </w:style>
  <w:style w:type="paragraph" w:styleId="TOC3">
    <w:name w:val="toc 3"/>
    <w:basedOn w:val="a"/>
    <w:next w:val="a"/>
    <w:uiPriority w:val="39"/>
    <w:qFormat/>
    <w:pPr>
      <w:ind w:left="400"/>
    </w:pPr>
    <w:rPr>
      <w:i/>
    </w:rPr>
  </w:style>
  <w:style w:type="paragraph" w:styleId="TOC8">
    <w:name w:val="toc 8"/>
    <w:basedOn w:val="a"/>
    <w:next w:val="a"/>
    <w:uiPriority w:val="39"/>
    <w:qFormat/>
    <w:pPr>
      <w:ind w:left="1400"/>
    </w:pPr>
  </w:style>
  <w:style w:type="paragraph" w:styleId="aa">
    <w:name w:val="Date"/>
    <w:basedOn w:val="a"/>
    <w:next w:val="a"/>
    <w:qFormat/>
    <w:rPr>
      <w:rFonts w:ascii="幼圆" w:eastAsia="幼圆"/>
      <w:sz w:val="28"/>
    </w:rPr>
  </w:style>
  <w:style w:type="paragraph" w:styleId="20">
    <w:name w:val="Body Text Indent 2"/>
    <w:basedOn w:val="a"/>
    <w:qFormat/>
    <w:pPr>
      <w:ind w:left="840"/>
    </w:pPr>
    <w:rPr>
      <w:rFonts w:ascii="幼圆" w:eastAsia="幼圆"/>
      <w:sz w:val="28"/>
    </w:rPr>
  </w:style>
  <w:style w:type="paragraph" w:styleId="ab">
    <w:name w:val="Balloon Text"/>
    <w:basedOn w:val="a"/>
    <w:qFormat/>
    <w:rPr>
      <w:sz w:val="18"/>
    </w:rPr>
  </w:style>
  <w:style w:type="paragraph" w:styleId="ac">
    <w:name w:val="footer"/>
    <w:basedOn w:val="a"/>
    <w:qFormat/>
    <w:pPr>
      <w:tabs>
        <w:tab w:val="center" w:pos="4320"/>
        <w:tab w:val="right" w:pos="8640"/>
      </w:tabs>
    </w:pPr>
    <w:rPr>
      <w:rFonts w:eastAsia="Arial"/>
    </w:rPr>
  </w:style>
  <w:style w:type="paragraph" w:styleId="ad">
    <w:name w:val="header"/>
    <w:basedOn w:val="a"/>
    <w:qFormat/>
    <w:pPr>
      <w:tabs>
        <w:tab w:val="center" w:pos="4320"/>
        <w:tab w:val="right" w:pos="8640"/>
      </w:tabs>
    </w:pPr>
  </w:style>
  <w:style w:type="paragraph" w:styleId="TOC1">
    <w:name w:val="toc 1"/>
    <w:basedOn w:val="a"/>
    <w:next w:val="a"/>
    <w:uiPriority w:val="39"/>
    <w:qFormat/>
    <w:pPr>
      <w:spacing w:before="120" w:after="120"/>
    </w:pPr>
    <w:rPr>
      <w:b/>
      <w:caps/>
    </w:rPr>
  </w:style>
  <w:style w:type="paragraph" w:styleId="TOC4">
    <w:name w:val="toc 4"/>
    <w:basedOn w:val="a"/>
    <w:next w:val="a"/>
    <w:uiPriority w:val="39"/>
    <w:qFormat/>
    <w:pPr>
      <w:ind w:left="600"/>
    </w:pPr>
  </w:style>
  <w:style w:type="paragraph" w:styleId="ae">
    <w:name w:val="Subtitle"/>
    <w:basedOn w:val="a"/>
    <w:qFormat/>
    <w:pPr>
      <w:spacing w:after="60"/>
      <w:jc w:val="center"/>
    </w:pPr>
    <w:rPr>
      <w:i/>
      <w:sz w:val="36"/>
      <w:lang w:val="en-AU"/>
    </w:rPr>
  </w:style>
  <w:style w:type="paragraph" w:styleId="af">
    <w:name w:val="footnote text"/>
    <w:basedOn w:val="a"/>
    <w:qFormat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</w:rPr>
  </w:style>
  <w:style w:type="paragraph" w:styleId="TOC6">
    <w:name w:val="toc 6"/>
    <w:basedOn w:val="a"/>
    <w:next w:val="a"/>
    <w:uiPriority w:val="39"/>
    <w:qFormat/>
    <w:pPr>
      <w:ind w:left="1000"/>
    </w:pPr>
  </w:style>
  <w:style w:type="paragraph" w:styleId="31">
    <w:name w:val="Body Text Indent 3"/>
    <w:basedOn w:val="a"/>
    <w:qFormat/>
    <w:pPr>
      <w:ind w:firstLine="425"/>
    </w:pPr>
    <w:rPr>
      <w:rFonts w:ascii="宋体"/>
      <w:sz w:val="24"/>
    </w:rPr>
  </w:style>
  <w:style w:type="paragraph" w:styleId="TOC2">
    <w:name w:val="toc 2"/>
    <w:basedOn w:val="a"/>
    <w:next w:val="a"/>
    <w:uiPriority w:val="39"/>
    <w:qFormat/>
    <w:pPr>
      <w:ind w:left="200"/>
    </w:pPr>
    <w:rPr>
      <w:smallCaps/>
    </w:rPr>
  </w:style>
  <w:style w:type="paragraph" w:styleId="TOC9">
    <w:name w:val="toc 9"/>
    <w:basedOn w:val="a"/>
    <w:next w:val="a"/>
    <w:uiPriority w:val="39"/>
    <w:qFormat/>
    <w:pPr>
      <w:ind w:left="1600"/>
    </w:pPr>
  </w:style>
  <w:style w:type="paragraph" w:styleId="af0">
    <w:name w:val="Normal (Web)"/>
    <w:basedOn w:val="a"/>
    <w:qFormat/>
    <w:rPr>
      <w:sz w:val="24"/>
    </w:rPr>
  </w:style>
  <w:style w:type="paragraph" w:styleId="af1">
    <w:name w:val="Title"/>
    <w:basedOn w:val="a"/>
    <w:next w:val="a"/>
    <w:qFormat/>
    <w:pPr>
      <w:jc w:val="center"/>
    </w:pPr>
    <w:rPr>
      <w:b/>
      <w:sz w:val="36"/>
    </w:rPr>
  </w:style>
  <w:style w:type="table" w:styleId="af2">
    <w:name w:val="Table Grid"/>
    <w:basedOn w:val="a2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trong"/>
    <w:qFormat/>
    <w:rPr>
      <w:b/>
    </w:rPr>
  </w:style>
  <w:style w:type="character" w:styleId="af4">
    <w:name w:val="page number"/>
    <w:qFormat/>
    <w:rPr>
      <w:rFonts w:eastAsia="Arial"/>
    </w:rPr>
  </w:style>
  <w:style w:type="character" w:styleId="af5">
    <w:name w:val="Hyperlink"/>
    <w:uiPriority w:val="99"/>
    <w:qFormat/>
    <w:rPr>
      <w:color w:val="0000FF"/>
      <w:u w:val="single"/>
    </w:rPr>
  </w:style>
  <w:style w:type="character" w:styleId="af6">
    <w:name w:val="annotation reference"/>
    <w:qFormat/>
    <w:rPr>
      <w:sz w:val="21"/>
    </w:rPr>
  </w:style>
  <w:style w:type="character" w:styleId="af7">
    <w:name w:val="footnote reference"/>
    <w:qFormat/>
    <w:rPr>
      <w:sz w:val="20"/>
      <w:vertAlign w:val="superscript"/>
    </w:rPr>
  </w:style>
  <w:style w:type="character" w:customStyle="1" w:styleId="a4">
    <w:name w:val="正文文本 字符"/>
    <w:link w:val="a0"/>
    <w:qFormat/>
    <w:rPr>
      <w:rFonts w:ascii="Arial" w:eastAsia="宋体" w:hAnsi="Arial"/>
      <w:snapToGrid w:val="0"/>
      <w:lang w:val="en-US" w:eastAsia="zh-CN"/>
    </w:rPr>
  </w:style>
  <w:style w:type="character" w:customStyle="1" w:styleId="SoDAField">
    <w:name w:val="SoDA Field"/>
    <w:qFormat/>
    <w:rPr>
      <w:color w:val="0000FF"/>
    </w:rPr>
  </w:style>
  <w:style w:type="character" w:customStyle="1" w:styleId="CharChar2">
    <w:name w:val="Char Char2"/>
    <w:qFormat/>
    <w:rPr>
      <w:rFonts w:ascii="Arial" w:hAnsi="Arial"/>
      <w:snapToGrid w:val="0"/>
    </w:rPr>
  </w:style>
  <w:style w:type="character" w:customStyle="1" w:styleId="CharChar4">
    <w:name w:val="Char Char4"/>
    <w:qFormat/>
    <w:rPr>
      <w:rFonts w:ascii="Arial" w:hAnsi="Arial"/>
      <w:snapToGrid w:val="0"/>
    </w:rPr>
  </w:style>
  <w:style w:type="paragraph" w:customStyle="1" w:styleId="Char2CharCharCharCharCharCharCharCharCharCharCharChar">
    <w:name w:val="Char2 Char Char Char Char Char Char Char Char Char Char Char Char"/>
    <w:basedOn w:val="a"/>
    <w:qFormat/>
    <w:pPr>
      <w:widowControl/>
      <w:spacing w:before="100" w:beforeAutospacing="1" w:after="100" w:afterAutospacing="1" w:line="330" w:lineRule="atLeast"/>
      <w:ind w:left="360"/>
    </w:pPr>
    <w:rPr>
      <w:rFonts w:ascii="ˎ̥" w:hAnsi="ˎ̥"/>
      <w:snapToGrid/>
      <w:color w:val="51585D"/>
      <w:sz w:val="21"/>
    </w:rPr>
  </w:style>
  <w:style w:type="paragraph" w:customStyle="1" w:styleId="InfoBlue">
    <w:name w:val="InfoBlue"/>
    <w:basedOn w:val="a"/>
    <w:next w:val="a0"/>
    <w:qFormat/>
    <w:pPr>
      <w:tabs>
        <w:tab w:val="left" w:pos="540"/>
        <w:tab w:val="left" w:pos="1260"/>
      </w:tabs>
      <w:spacing w:after="120"/>
    </w:pPr>
    <w:rPr>
      <w:i/>
      <w:color w:val="0000FF"/>
    </w:rPr>
  </w:style>
  <w:style w:type="paragraph" w:customStyle="1" w:styleId="tablecoloumn">
    <w:name w:val="tablecoloumn"/>
    <w:basedOn w:val="a0"/>
    <w:qFormat/>
    <w:pPr>
      <w:keepNext/>
      <w:ind w:left="72"/>
    </w:pPr>
    <w:rPr>
      <w:b/>
    </w:rPr>
  </w:style>
  <w:style w:type="paragraph" w:customStyle="1" w:styleId="Tabletext">
    <w:name w:val="Tabletext"/>
    <w:basedOn w:val="a"/>
    <w:qFormat/>
  </w:style>
  <w:style w:type="paragraph" w:customStyle="1" w:styleId="TableRow">
    <w:name w:val="Table Row"/>
    <w:basedOn w:val="a"/>
    <w:qFormat/>
    <w:pPr>
      <w:spacing w:before="60" w:after="60"/>
    </w:pPr>
    <w:rPr>
      <w:b/>
    </w:rPr>
  </w:style>
  <w:style w:type="paragraph" w:customStyle="1" w:styleId="Compact">
    <w:name w:val="Compact"/>
    <w:basedOn w:val="a0"/>
    <w:qFormat/>
    <w:pPr>
      <w:keepLines w:val="0"/>
      <w:widowControl/>
      <w:spacing w:before="36" w:after="36"/>
      <w:ind w:left="0"/>
    </w:pPr>
    <w:rPr>
      <w:rFonts w:ascii="Aptos" w:eastAsia="等线" w:hAnsi="Aptos" w:hint="eastAsia"/>
      <w:sz w:val="24"/>
      <w:szCs w:val="24"/>
    </w:rPr>
  </w:style>
  <w:style w:type="paragraph" w:customStyle="1" w:styleId="FirstParagraph">
    <w:name w:val="First Paragraph"/>
    <w:basedOn w:val="a0"/>
    <w:next w:val="a0"/>
    <w:qFormat/>
    <w:pPr>
      <w:keepLines w:val="0"/>
      <w:widowControl/>
      <w:spacing w:before="180" w:after="180"/>
      <w:ind w:left="0"/>
    </w:pPr>
    <w:rPr>
      <w:rFonts w:ascii="Aptos" w:eastAsia="等线" w:hAnsi="Aptos" w:hint="eastAsia"/>
      <w:sz w:val="24"/>
      <w:szCs w:val="24"/>
    </w:rPr>
  </w:style>
  <w:style w:type="character" w:customStyle="1" w:styleId="30">
    <w:name w:val="标题 3 字符"/>
    <w:link w:val="3"/>
    <w:qFormat/>
    <w:rPr>
      <w:rFonts w:ascii="等线 Light" w:eastAsia="等线 Light" w:hAnsi="等线 Light" w:cs="Times New Roman" w:hint="eastAsia"/>
      <w:color w:val="0F4761"/>
      <w:sz w:val="28"/>
      <w:szCs w:val="28"/>
    </w:rPr>
  </w:style>
  <w:style w:type="character" w:customStyle="1" w:styleId="40">
    <w:name w:val="标题 4 字符"/>
    <w:link w:val="4"/>
    <w:qFormat/>
    <w:rPr>
      <w:rFonts w:ascii="等线 Light" w:eastAsia="等线 Light" w:hAnsi="等线 Light" w:cs="Times New Roman" w:hint="eastAsia"/>
      <w:i/>
      <w:iCs/>
      <w:color w:val="0F476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microsoft.com/office/2011/relationships/people" Target="peop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jpe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34</Pages>
  <Words>1579</Words>
  <Characters>9004</Characters>
  <Application>Microsoft Office Word</Application>
  <DocSecurity>0</DocSecurity>
  <Lines>75</Lines>
  <Paragraphs>21</Paragraphs>
  <ScaleCrop>false</ScaleCrop>
  <Company>托普信息(iTOP)集团</Company>
  <LinksUpToDate>false</LinksUpToDate>
  <CharactersWithSpaces>10562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需求规格说明书</dc:title>
  <dc:subject>需求规格说明</dc:subject>
  <dc:creator>雨林木风</dc:creator>
  <cp:lastModifiedBy>jiahe xu</cp:lastModifiedBy>
  <cp:revision>2</cp:revision>
  <dcterms:created xsi:type="dcterms:W3CDTF">2026-03-05T03:14:00Z</dcterms:created>
  <dcterms:modified xsi:type="dcterms:W3CDTF">2026-03-05T07:03:00Z</dcterms:modified>
  <cp:category>&lt;模板&gt;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ion">
    <vt:lpwstr>1.0</vt:lpwstr>
  </property>
  <property fmtid="{D5CDD505-2E9C-101B-9397-08002B2CF9AE}" pid="3" name="项目名称">
    <vt:lpwstr>&lt;项目名称&gt;</vt:lpwstr>
  </property>
  <property fmtid="{D5CDD505-2E9C-101B-9397-08002B2CF9AE}" pid="4" name="项目编号">
    <vt:lpwstr>S×××－</vt:lpwstr>
  </property>
  <property fmtid="{D5CDD505-2E9C-101B-9397-08002B2CF9AE}" pid="5" name="KSOProductBuildVer">
    <vt:lpwstr>2052-0.0.0.0</vt:lpwstr>
  </property>
  <property fmtid="{D5CDD505-2E9C-101B-9397-08002B2CF9AE}" pid="6" name="ICV">
    <vt:lpwstr>D6F0113B10DA219ED629A969CF7B452F_43</vt:lpwstr>
  </property>
  <property fmtid="{D5CDD505-2E9C-101B-9397-08002B2CF9AE}" pid="7" name="KSOTemplateDocerSaveRecord">
    <vt:lpwstr>eyJoZGlkIjoiMzE2ZTM0ZmY0N2I3MWJjMjBiOWZiYTIwZTRkZWIyZjMiLCJ1c2VySWQiOiI2NDM4ODc2MzAifQ==</vt:lpwstr>
  </property>
</Properties>
</file>